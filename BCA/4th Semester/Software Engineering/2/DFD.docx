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3CA4" w:rsidRPr="00D83CA4" w:rsidRDefault="00D83CA4" w:rsidP="00D83CA4">
      <w:pPr>
        <w:shd w:val="clear" w:color="auto" w:fill="FFFFFF"/>
        <w:spacing w:after="115" w:line="240" w:lineRule="auto"/>
        <w:jc w:val="both"/>
        <w:textAlignment w:val="baseline"/>
        <w:outlineLvl w:val="1"/>
        <w:rPr>
          <w:rFonts w:ascii="Arial" w:eastAsia="Times New Roman" w:hAnsi="Arial" w:cs="Arial"/>
          <w:color w:val="000000"/>
          <w:spacing w:val="6"/>
          <w:sz w:val="28"/>
          <w:szCs w:val="28"/>
        </w:rPr>
      </w:pPr>
      <w:r w:rsidRPr="00D83CA4">
        <w:rPr>
          <w:rFonts w:ascii="Arial" w:eastAsia="Times New Roman" w:hAnsi="Arial" w:cs="Arial"/>
          <w:color w:val="000000"/>
          <w:spacing w:val="6"/>
          <w:sz w:val="28"/>
          <w:szCs w:val="28"/>
        </w:rPr>
        <w:t>Data flow diagram(DFD) for Online shopping website</w:t>
      </w:r>
    </w:p>
    <w:p w:rsidR="00D83CA4" w:rsidRPr="00D83CA4" w:rsidRDefault="00D83CA4" w:rsidP="00D83CA4">
      <w:pPr>
        <w:shd w:val="clear" w:color="auto" w:fill="FFFFFF"/>
        <w:spacing w:after="138" w:line="240" w:lineRule="auto"/>
        <w:jc w:val="both"/>
        <w:textAlignment w:val="baseline"/>
        <w:rPr>
          <w:rFonts w:ascii="Verdana" w:eastAsia="Times New Roman" w:hAnsi="Verdana" w:cs="Times New Roman"/>
          <w:color w:val="000000"/>
          <w:sz w:val="17"/>
          <w:szCs w:val="17"/>
        </w:rPr>
      </w:pPr>
      <w:r w:rsidRPr="00D83CA4">
        <w:rPr>
          <w:rFonts w:ascii="Verdana" w:eastAsia="Times New Roman" w:hAnsi="Verdana" w:cs="Times New Roman"/>
          <w:color w:val="000000"/>
          <w:sz w:val="17"/>
          <w:szCs w:val="17"/>
        </w:rPr>
        <w:t>A data flow diagram is a graphical view of how data is processed in a system in terms of input and output.</w:t>
      </w:r>
      <w:r w:rsidRPr="00D83CA4">
        <w:rPr>
          <w:rFonts w:ascii="Verdana" w:eastAsia="Times New Roman" w:hAnsi="Verdana" w:cs="Times New Roman"/>
          <w:color w:val="000000"/>
          <w:sz w:val="17"/>
          <w:szCs w:val="17"/>
        </w:rPr>
        <w:br/>
        <w:t>The Data flow diagram (DFD) contains some symbol for drawing the data flow diagram.</w:t>
      </w:r>
    </w:p>
    <w:p w:rsidR="00D83CA4" w:rsidRPr="00D83CA4" w:rsidRDefault="00D83CA4" w:rsidP="00D83CA4">
      <w:pPr>
        <w:shd w:val="clear" w:color="auto" w:fill="FFFFFF"/>
        <w:spacing w:after="115" w:line="240" w:lineRule="auto"/>
        <w:jc w:val="both"/>
        <w:textAlignment w:val="baseline"/>
        <w:outlineLvl w:val="1"/>
        <w:rPr>
          <w:rFonts w:ascii="Arial" w:eastAsia="Times New Roman" w:hAnsi="Arial" w:cs="Arial"/>
          <w:color w:val="000000"/>
          <w:spacing w:val="6"/>
          <w:sz w:val="28"/>
          <w:szCs w:val="28"/>
        </w:rPr>
      </w:pPr>
      <w:r w:rsidRPr="00D83CA4">
        <w:rPr>
          <w:rFonts w:ascii="Arial" w:eastAsia="Times New Roman" w:hAnsi="Arial" w:cs="Arial"/>
          <w:color w:val="000000"/>
          <w:spacing w:val="6"/>
          <w:sz w:val="28"/>
          <w:szCs w:val="28"/>
        </w:rPr>
        <w:t>Data flow diagram symbol</w:t>
      </w:r>
    </w:p>
    <w:tbl>
      <w:tblPr>
        <w:tblW w:w="7993" w:type="dxa"/>
        <w:jc w:val="center"/>
        <w:tblCellSpacing w:w="15" w:type="dxa"/>
        <w:tblBorders>
          <w:top w:val="single" w:sz="4" w:space="0" w:color="DDDDDD"/>
          <w:left w:val="single" w:sz="4" w:space="0" w:color="DDDDDD"/>
          <w:bottom w:val="single" w:sz="4" w:space="0" w:color="DDDDDD"/>
          <w:right w:val="single" w:sz="4" w:space="0" w:color="DDDDDD"/>
        </w:tblBorders>
        <w:shd w:val="clear" w:color="auto" w:fill="FFFFFF"/>
        <w:tblCellMar>
          <w:left w:w="0" w:type="dxa"/>
          <w:right w:w="0" w:type="dxa"/>
        </w:tblCellMar>
        <w:tblLook w:val="04A0"/>
      </w:tblPr>
      <w:tblGrid>
        <w:gridCol w:w="1975"/>
        <w:gridCol w:w="6018"/>
      </w:tblGrid>
      <w:tr w:rsidR="00D83CA4" w:rsidRPr="00D83CA4" w:rsidTr="00175AFC">
        <w:trPr>
          <w:tblCellSpacing w:w="15" w:type="dxa"/>
          <w:jc w:val="center"/>
        </w:trPr>
        <w:tc>
          <w:tcPr>
            <w:tcW w:w="0" w:type="auto"/>
            <w:tcBorders>
              <w:top w:val="single" w:sz="4" w:space="0" w:color="EEEEEE"/>
              <w:left w:val="nil"/>
              <w:bottom w:val="nil"/>
              <w:right w:val="single" w:sz="4" w:space="0" w:color="EEEEEE"/>
            </w:tcBorders>
            <w:shd w:val="clear" w:color="auto" w:fill="FFFFFF"/>
            <w:tcMar>
              <w:top w:w="92" w:type="dxa"/>
              <w:left w:w="115" w:type="dxa"/>
              <w:bottom w:w="92" w:type="dxa"/>
              <w:right w:w="115" w:type="dxa"/>
            </w:tcMar>
            <w:vAlign w:val="bottom"/>
            <w:hideMark/>
          </w:tcPr>
          <w:p w:rsidR="00D83CA4" w:rsidRPr="00D83CA4" w:rsidRDefault="00D83CA4" w:rsidP="00D83CA4">
            <w:pPr>
              <w:spacing w:after="0" w:line="240" w:lineRule="auto"/>
              <w:rPr>
                <w:rFonts w:ascii="inherit" w:eastAsia="Times New Roman" w:hAnsi="inherit" w:cs="Times New Roman"/>
                <w:color w:val="000000"/>
                <w:sz w:val="17"/>
                <w:szCs w:val="17"/>
              </w:rPr>
            </w:pPr>
            <w:r w:rsidRPr="00D83CA4">
              <w:rPr>
                <w:rFonts w:ascii="inherit" w:eastAsia="Times New Roman" w:hAnsi="inherit" w:cs="Times New Roman"/>
                <w:color w:val="000000"/>
                <w:sz w:val="17"/>
                <w:szCs w:val="17"/>
              </w:rPr>
              <w:t> </w:t>
            </w:r>
            <w:r w:rsidRPr="00D83CA4">
              <w:rPr>
                <w:rFonts w:ascii="inherit" w:eastAsia="Times New Roman" w:hAnsi="inherit" w:cs="Times New Roman"/>
                <w:b/>
                <w:bCs/>
                <w:color w:val="000000"/>
                <w:sz w:val="17"/>
              </w:rPr>
              <w:t>Symbol</w:t>
            </w:r>
          </w:p>
        </w:tc>
        <w:tc>
          <w:tcPr>
            <w:tcW w:w="0" w:type="auto"/>
            <w:tcBorders>
              <w:top w:val="single" w:sz="4" w:space="0" w:color="EEEEEE"/>
              <w:left w:val="nil"/>
              <w:bottom w:val="nil"/>
              <w:right w:val="nil"/>
            </w:tcBorders>
            <w:shd w:val="clear" w:color="auto" w:fill="FFFFFF"/>
            <w:tcMar>
              <w:top w:w="92" w:type="dxa"/>
              <w:left w:w="115" w:type="dxa"/>
              <w:bottom w:w="92" w:type="dxa"/>
              <w:right w:w="115" w:type="dxa"/>
            </w:tcMar>
            <w:vAlign w:val="bottom"/>
            <w:hideMark/>
          </w:tcPr>
          <w:p w:rsidR="00D83CA4" w:rsidRPr="00D83CA4" w:rsidRDefault="00D83CA4" w:rsidP="00D83CA4">
            <w:pPr>
              <w:spacing w:after="0" w:line="240" w:lineRule="auto"/>
              <w:rPr>
                <w:rFonts w:ascii="inherit" w:eastAsia="Times New Roman" w:hAnsi="inherit" w:cs="Times New Roman"/>
                <w:color w:val="000000"/>
                <w:sz w:val="17"/>
                <w:szCs w:val="17"/>
              </w:rPr>
            </w:pPr>
            <w:r w:rsidRPr="00D83CA4">
              <w:rPr>
                <w:rFonts w:ascii="inherit" w:eastAsia="Times New Roman" w:hAnsi="inherit" w:cs="Times New Roman"/>
                <w:b/>
                <w:bCs/>
                <w:color w:val="000000"/>
                <w:sz w:val="17"/>
              </w:rPr>
              <w:t>Description</w:t>
            </w:r>
          </w:p>
        </w:tc>
      </w:tr>
      <w:tr w:rsidR="00D83CA4" w:rsidRPr="00D83CA4" w:rsidTr="00175AFC">
        <w:trPr>
          <w:tblCellSpacing w:w="15" w:type="dxa"/>
          <w:jc w:val="center"/>
        </w:trPr>
        <w:tc>
          <w:tcPr>
            <w:tcW w:w="0" w:type="auto"/>
            <w:tcBorders>
              <w:top w:val="single" w:sz="4" w:space="0" w:color="EEEEEE"/>
              <w:left w:val="nil"/>
              <w:bottom w:val="nil"/>
              <w:right w:val="single" w:sz="4" w:space="0" w:color="EEEEEE"/>
            </w:tcBorders>
            <w:shd w:val="clear" w:color="auto" w:fill="FFFFFF"/>
            <w:tcMar>
              <w:top w:w="92" w:type="dxa"/>
              <w:left w:w="115" w:type="dxa"/>
              <w:bottom w:w="92" w:type="dxa"/>
              <w:right w:w="115" w:type="dxa"/>
            </w:tcMar>
            <w:vAlign w:val="bottom"/>
            <w:hideMark/>
          </w:tcPr>
          <w:p w:rsidR="00D83CA4" w:rsidRPr="00D83CA4" w:rsidRDefault="00D83CA4" w:rsidP="00D83CA4">
            <w:pPr>
              <w:spacing w:after="0" w:line="240" w:lineRule="auto"/>
              <w:rPr>
                <w:rFonts w:ascii="inherit" w:eastAsia="Times New Roman" w:hAnsi="inherit" w:cs="Times New Roman"/>
                <w:color w:val="000000"/>
                <w:sz w:val="17"/>
                <w:szCs w:val="17"/>
              </w:rPr>
            </w:pPr>
            <w:r>
              <w:rPr>
                <w:rFonts w:ascii="inherit" w:eastAsia="Times New Roman" w:hAnsi="inherit" w:cs="Times New Roman"/>
                <w:noProof/>
                <w:color w:val="E60000"/>
                <w:sz w:val="17"/>
                <w:szCs w:val="17"/>
                <w:bdr w:val="none" w:sz="0" w:space="0" w:color="auto" w:frame="1"/>
              </w:rPr>
              <w:drawing>
                <wp:inline distT="0" distB="0" distL="0" distR="0">
                  <wp:extent cx="972820" cy="241300"/>
                  <wp:effectExtent l="19050" t="0" r="0" b="0"/>
                  <wp:docPr id="1" name="Picture 1" descr="dfd symbol">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 symbol">
                            <a:hlinkClick r:id="rId4"/>
                          </pic:cNvPr>
                          <pic:cNvPicPr>
                            <a:picLocks noChangeAspect="1" noChangeArrowheads="1"/>
                          </pic:cNvPicPr>
                        </pic:nvPicPr>
                        <pic:blipFill>
                          <a:blip r:embed="rId5" cstate="print"/>
                          <a:srcRect/>
                          <a:stretch>
                            <a:fillRect/>
                          </a:stretch>
                        </pic:blipFill>
                        <pic:spPr bwMode="auto">
                          <a:xfrm>
                            <a:off x="0" y="0"/>
                            <a:ext cx="972820" cy="241300"/>
                          </a:xfrm>
                          <a:prstGeom prst="rect">
                            <a:avLst/>
                          </a:prstGeom>
                          <a:noFill/>
                          <a:ln w="9525">
                            <a:noFill/>
                            <a:miter lim="800000"/>
                            <a:headEnd/>
                            <a:tailEnd/>
                          </a:ln>
                        </pic:spPr>
                      </pic:pic>
                    </a:graphicData>
                  </a:graphic>
                </wp:inline>
              </w:drawing>
            </w:r>
          </w:p>
        </w:tc>
        <w:tc>
          <w:tcPr>
            <w:tcW w:w="0" w:type="auto"/>
            <w:tcBorders>
              <w:top w:val="single" w:sz="4" w:space="0" w:color="EEEEEE"/>
              <w:left w:val="nil"/>
              <w:bottom w:val="nil"/>
              <w:right w:val="nil"/>
            </w:tcBorders>
            <w:shd w:val="clear" w:color="auto" w:fill="FFFFFF"/>
            <w:tcMar>
              <w:top w:w="92" w:type="dxa"/>
              <w:left w:w="115" w:type="dxa"/>
              <w:bottom w:w="92" w:type="dxa"/>
              <w:right w:w="115" w:type="dxa"/>
            </w:tcMar>
            <w:vAlign w:val="bottom"/>
            <w:hideMark/>
          </w:tcPr>
          <w:p w:rsidR="00D83CA4" w:rsidRPr="00D83CA4" w:rsidRDefault="00D83CA4" w:rsidP="00D83CA4">
            <w:pPr>
              <w:spacing w:after="0" w:line="240" w:lineRule="auto"/>
              <w:rPr>
                <w:rFonts w:ascii="inherit" w:eastAsia="Times New Roman" w:hAnsi="inherit" w:cs="Times New Roman"/>
                <w:color w:val="000000"/>
                <w:sz w:val="17"/>
                <w:szCs w:val="17"/>
              </w:rPr>
            </w:pPr>
            <w:r w:rsidRPr="00D83CA4">
              <w:rPr>
                <w:rFonts w:ascii="inherit" w:eastAsia="Times New Roman" w:hAnsi="inherit" w:cs="Times New Roman"/>
                <w:b/>
                <w:bCs/>
                <w:color w:val="000000"/>
                <w:sz w:val="17"/>
              </w:rPr>
              <w:t>Data Flow</w:t>
            </w:r>
            <w:r w:rsidRPr="00D83CA4">
              <w:rPr>
                <w:rFonts w:ascii="inherit" w:eastAsia="Times New Roman" w:hAnsi="inherit" w:cs="Times New Roman"/>
                <w:color w:val="000000"/>
                <w:sz w:val="17"/>
                <w:szCs w:val="17"/>
              </w:rPr>
              <w:t> – Data flow are pipelines through the packets of information flow.</w:t>
            </w:r>
          </w:p>
        </w:tc>
      </w:tr>
      <w:tr w:rsidR="00D83CA4" w:rsidRPr="00D83CA4" w:rsidTr="00175AFC">
        <w:trPr>
          <w:tblCellSpacing w:w="15" w:type="dxa"/>
          <w:jc w:val="center"/>
        </w:trPr>
        <w:tc>
          <w:tcPr>
            <w:tcW w:w="0" w:type="auto"/>
            <w:tcBorders>
              <w:top w:val="single" w:sz="4" w:space="0" w:color="EEEEEE"/>
              <w:left w:val="nil"/>
              <w:bottom w:val="nil"/>
              <w:right w:val="single" w:sz="4" w:space="0" w:color="EEEEEE"/>
            </w:tcBorders>
            <w:shd w:val="clear" w:color="auto" w:fill="FFFFFF"/>
            <w:tcMar>
              <w:top w:w="92" w:type="dxa"/>
              <w:left w:w="115" w:type="dxa"/>
              <w:bottom w:w="92" w:type="dxa"/>
              <w:right w:w="115" w:type="dxa"/>
            </w:tcMar>
            <w:vAlign w:val="bottom"/>
            <w:hideMark/>
          </w:tcPr>
          <w:p w:rsidR="00D83CA4" w:rsidRPr="00D83CA4" w:rsidRDefault="00D83CA4" w:rsidP="00D83CA4">
            <w:pPr>
              <w:spacing w:after="0" w:line="240" w:lineRule="auto"/>
              <w:rPr>
                <w:rFonts w:ascii="inherit" w:eastAsia="Times New Roman" w:hAnsi="inherit" w:cs="Times New Roman"/>
                <w:color w:val="000000"/>
                <w:sz w:val="17"/>
                <w:szCs w:val="17"/>
              </w:rPr>
            </w:pPr>
            <w:r w:rsidRPr="00D83CA4">
              <w:rPr>
                <w:rFonts w:ascii="inherit" w:eastAsia="Times New Roman" w:hAnsi="inherit" w:cs="Times New Roman"/>
                <w:color w:val="000000"/>
                <w:sz w:val="17"/>
                <w:szCs w:val="17"/>
              </w:rPr>
              <w:t> </w:t>
            </w:r>
            <w:r>
              <w:rPr>
                <w:rFonts w:ascii="inherit" w:eastAsia="Times New Roman" w:hAnsi="inherit" w:cs="Times New Roman"/>
                <w:noProof/>
                <w:color w:val="E60000"/>
                <w:sz w:val="17"/>
                <w:szCs w:val="17"/>
                <w:bdr w:val="none" w:sz="0" w:space="0" w:color="auto" w:frame="1"/>
              </w:rPr>
              <w:drawing>
                <wp:inline distT="0" distB="0" distL="0" distR="0">
                  <wp:extent cx="965835" cy="424180"/>
                  <wp:effectExtent l="19050" t="0" r="5715" b="0"/>
                  <wp:docPr id="2" name="Picture 2" descr="dfd proces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d process">
                            <a:hlinkClick r:id="rId6"/>
                          </pic:cNvPr>
                          <pic:cNvPicPr>
                            <a:picLocks noChangeAspect="1" noChangeArrowheads="1"/>
                          </pic:cNvPicPr>
                        </pic:nvPicPr>
                        <pic:blipFill>
                          <a:blip r:embed="rId7" cstate="print"/>
                          <a:srcRect/>
                          <a:stretch>
                            <a:fillRect/>
                          </a:stretch>
                        </pic:blipFill>
                        <pic:spPr bwMode="auto">
                          <a:xfrm>
                            <a:off x="0" y="0"/>
                            <a:ext cx="965835" cy="424180"/>
                          </a:xfrm>
                          <a:prstGeom prst="rect">
                            <a:avLst/>
                          </a:prstGeom>
                          <a:noFill/>
                          <a:ln w="9525">
                            <a:noFill/>
                            <a:miter lim="800000"/>
                            <a:headEnd/>
                            <a:tailEnd/>
                          </a:ln>
                        </pic:spPr>
                      </pic:pic>
                    </a:graphicData>
                  </a:graphic>
                </wp:inline>
              </w:drawing>
            </w:r>
          </w:p>
        </w:tc>
        <w:tc>
          <w:tcPr>
            <w:tcW w:w="0" w:type="auto"/>
            <w:tcBorders>
              <w:top w:val="single" w:sz="4" w:space="0" w:color="EEEEEE"/>
              <w:left w:val="nil"/>
              <w:bottom w:val="nil"/>
              <w:right w:val="nil"/>
            </w:tcBorders>
            <w:shd w:val="clear" w:color="auto" w:fill="FFFFFF"/>
            <w:tcMar>
              <w:top w:w="92" w:type="dxa"/>
              <w:left w:w="115" w:type="dxa"/>
              <w:bottom w:w="92" w:type="dxa"/>
              <w:right w:w="115" w:type="dxa"/>
            </w:tcMar>
            <w:vAlign w:val="bottom"/>
            <w:hideMark/>
          </w:tcPr>
          <w:p w:rsidR="00D83CA4" w:rsidRPr="00D83CA4" w:rsidRDefault="00D83CA4" w:rsidP="00D83CA4">
            <w:pPr>
              <w:spacing w:after="0" w:line="240" w:lineRule="auto"/>
              <w:rPr>
                <w:rFonts w:ascii="inherit" w:eastAsia="Times New Roman" w:hAnsi="inherit" w:cs="Times New Roman"/>
                <w:color w:val="000000"/>
                <w:sz w:val="17"/>
                <w:szCs w:val="17"/>
              </w:rPr>
            </w:pPr>
            <w:r w:rsidRPr="00D83CA4">
              <w:rPr>
                <w:rFonts w:ascii="inherit" w:eastAsia="Times New Roman" w:hAnsi="inherit" w:cs="Times New Roman"/>
                <w:b/>
                <w:bCs/>
                <w:color w:val="000000"/>
                <w:sz w:val="17"/>
              </w:rPr>
              <w:t>Process : </w:t>
            </w:r>
            <w:r w:rsidRPr="00D83CA4">
              <w:rPr>
                <w:rFonts w:ascii="inherit" w:eastAsia="Times New Roman" w:hAnsi="inherit" w:cs="Times New Roman"/>
                <w:color w:val="000000"/>
                <w:sz w:val="17"/>
                <w:szCs w:val="17"/>
              </w:rPr>
              <w:t>A Process or task performed by the system.</w:t>
            </w:r>
          </w:p>
        </w:tc>
      </w:tr>
      <w:tr w:rsidR="00D83CA4" w:rsidRPr="00D83CA4" w:rsidTr="00175AFC">
        <w:trPr>
          <w:tblCellSpacing w:w="15" w:type="dxa"/>
          <w:jc w:val="center"/>
        </w:trPr>
        <w:tc>
          <w:tcPr>
            <w:tcW w:w="0" w:type="auto"/>
            <w:tcBorders>
              <w:top w:val="single" w:sz="4" w:space="0" w:color="EEEEEE"/>
              <w:left w:val="nil"/>
              <w:bottom w:val="nil"/>
              <w:right w:val="single" w:sz="4" w:space="0" w:color="EEEEEE"/>
            </w:tcBorders>
            <w:shd w:val="clear" w:color="auto" w:fill="FFFFFF"/>
            <w:tcMar>
              <w:top w:w="92" w:type="dxa"/>
              <w:left w:w="115" w:type="dxa"/>
              <w:bottom w:w="92" w:type="dxa"/>
              <w:right w:w="115" w:type="dxa"/>
            </w:tcMar>
            <w:vAlign w:val="bottom"/>
            <w:hideMark/>
          </w:tcPr>
          <w:p w:rsidR="00D83CA4" w:rsidRPr="00D83CA4" w:rsidRDefault="00D83CA4" w:rsidP="00D83CA4">
            <w:pPr>
              <w:spacing w:after="0" w:line="240" w:lineRule="auto"/>
              <w:rPr>
                <w:rFonts w:ascii="inherit" w:eastAsia="Times New Roman" w:hAnsi="inherit" w:cs="Times New Roman"/>
                <w:color w:val="000000"/>
                <w:sz w:val="17"/>
                <w:szCs w:val="17"/>
              </w:rPr>
            </w:pPr>
            <w:r w:rsidRPr="00D83CA4">
              <w:rPr>
                <w:rFonts w:ascii="inherit" w:eastAsia="Times New Roman" w:hAnsi="inherit" w:cs="Times New Roman"/>
                <w:color w:val="000000"/>
                <w:sz w:val="17"/>
                <w:szCs w:val="17"/>
              </w:rPr>
              <w:t> </w:t>
            </w:r>
            <w:r>
              <w:rPr>
                <w:rFonts w:ascii="inherit" w:eastAsia="Times New Roman" w:hAnsi="inherit" w:cs="Times New Roman"/>
                <w:noProof/>
                <w:color w:val="E60000"/>
                <w:sz w:val="17"/>
                <w:szCs w:val="17"/>
                <w:bdr w:val="none" w:sz="0" w:space="0" w:color="auto" w:frame="1"/>
              </w:rPr>
              <w:drawing>
                <wp:inline distT="0" distB="0" distL="0" distR="0">
                  <wp:extent cx="980440" cy="373380"/>
                  <wp:effectExtent l="19050" t="0" r="0" b="0"/>
                  <wp:docPr id="3" name="Picture 3" descr="dfd entry symbo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d entry symbol">
                            <a:hlinkClick r:id="rId8"/>
                          </pic:cNvPr>
                          <pic:cNvPicPr>
                            <a:picLocks noChangeAspect="1" noChangeArrowheads="1"/>
                          </pic:cNvPicPr>
                        </pic:nvPicPr>
                        <pic:blipFill>
                          <a:blip r:embed="rId9" cstate="print"/>
                          <a:srcRect/>
                          <a:stretch>
                            <a:fillRect/>
                          </a:stretch>
                        </pic:blipFill>
                        <pic:spPr bwMode="auto">
                          <a:xfrm>
                            <a:off x="0" y="0"/>
                            <a:ext cx="980440" cy="373380"/>
                          </a:xfrm>
                          <a:prstGeom prst="rect">
                            <a:avLst/>
                          </a:prstGeom>
                          <a:noFill/>
                          <a:ln w="9525">
                            <a:noFill/>
                            <a:miter lim="800000"/>
                            <a:headEnd/>
                            <a:tailEnd/>
                          </a:ln>
                        </pic:spPr>
                      </pic:pic>
                    </a:graphicData>
                  </a:graphic>
                </wp:inline>
              </w:drawing>
            </w:r>
          </w:p>
        </w:tc>
        <w:tc>
          <w:tcPr>
            <w:tcW w:w="0" w:type="auto"/>
            <w:tcBorders>
              <w:top w:val="single" w:sz="4" w:space="0" w:color="EEEEEE"/>
              <w:left w:val="nil"/>
              <w:bottom w:val="nil"/>
              <w:right w:val="nil"/>
            </w:tcBorders>
            <w:shd w:val="clear" w:color="auto" w:fill="FFFFFF"/>
            <w:tcMar>
              <w:top w:w="92" w:type="dxa"/>
              <w:left w:w="115" w:type="dxa"/>
              <w:bottom w:w="92" w:type="dxa"/>
              <w:right w:w="115" w:type="dxa"/>
            </w:tcMar>
            <w:vAlign w:val="bottom"/>
            <w:hideMark/>
          </w:tcPr>
          <w:p w:rsidR="00D83CA4" w:rsidRPr="00D83CA4" w:rsidRDefault="00D83CA4" w:rsidP="00D83CA4">
            <w:pPr>
              <w:spacing w:after="0" w:line="240" w:lineRule="auto"/>
              <w:rPr>
                <w:rFonts w:ascii="inherit" w:eastAsia="Times New Roman" w:hAnsi="inherit" w:cs="Times New Roman"/>
                <w:color w:val="000000"/>
                <w:sz w:val="17"/>
                <w:szCs w:val="17"/>
              </w:rPr>
            </w:pPr>
            <w:r w:rsidRPr="00D83CA4">
              <w:rPr>
                <w:rFonts w:ascii="inherit" w:eastAsia="Times New Roman" w:hAnsi="inherit" w:cs="Times New Roman"/>
                <w:b/>
                <w:bCs/>
                <w:color w:val="000000"/>
                <w:sz w:val="17"/>
              </w:rPr>
              <w:t>Entity : </w:t>
            </w:r>
            <w:r w:rsidRPr="00D83CA4">
              <w:rPr>
                <w:rFonts w:ascii="inherit" w:eastAsia="Times New Roman" w:hAnsi="inherit" w:cs="Times New Roman"/>
                <w:color w:val="000000"/>
                <w:sz w:val="17"/>
                <w:szCs w:val="17"/>
              </w:rPr>
              <w:t>Entity are object of the system. A source or destination data of a system.</w:t>
            </w:r>
          </w:p>
        </w:tc>
      </w:tr>
      <w:tr w:rsidR="00D83CA4" w:rsidRPr="00D83CA4" w:rsidTr="00175AFC">
        <w:trPr>
          <w:tblCellSpacing w:w="15" w:type="dxa"/>
          <w:jc w:val="center"/>
        </w:trPr>
        <w:tc>
          <w:tcPr>
            <w:tcW w:w="0" w:type="auto"/>
            <w:tcBorders>
              <w:top w:val="single" w:sz="4" w:space="0" w:color="EEEEEE"/>
              <w:left w:val="nil"/>
              <w:bottom w:val="nil"/>
              <w:right w:val="single" w:sz="4" w:space="0" w:color="EEEEEE"/>
            </w:tcBorders>
            <w:shd w:val="clear" w:color="auto" w:fill="FFFFFF"/>
            <w:tcMar>
              <w:top w:w="92" w:type="dxa"/>
              <w:left w:w="115" w:type="dxa"/>
              <w:bottom w:w="92" w:type="dxa"/>
              <w:right w:w="115" w:type="dxa"/>
            </w:tcMar>
            <w:vAlign w:val="bottom"/>
            <w:hideMark/>
          </w:tcPr>
          <w:p w:rsidR="00D83CA4" w:rsidRPr="00D83CA4" w:rsidRDefault="00D83CA4" w:rsidP="00D83CA4">
            <w:pPr>
              <w:spacing w:after="0" w:line="240" w:lineRule="auto"/>
              <w:rPr>
                <w:rFonts w:ascii="inherit" w:eastAsia="Times New Roman" w:hAnsi="inherit" w:cs="Times New Roman"/>
                <w:color w:val="000000"/>
                <w:sz w:val="17"/>
                <w:szCs w:val="17"/>
              </w:rPr>
            </w:pPr>
            <w:r w:rsidRPr="00D83CA4">
              <w:rPr>
                <w:rFonts w:ascii="inherit" w:eastAsia="Times New Roman" w:hAnsi="inherit" w:cs="Times New Roman"/>
                <w:color w:val="000000"/>
                <w:sz w:val="17"/>
                <w:szCs w:val="17"/>
              </w:rPr>
              <w:t> </w:t>
            </w:r>
            <w:r>
              <w:rPr>
                <w:rFonts w:ascii="inherit" w:eastAsia="Times New Roman" w:hAnsi="inherit" w:cs="Times New Roman"/>
                <w:noProof/>
                <w:color w:val="E60000"/>
                <w:sz w:val="17"/>
                <w:szCs w:val="17"/>
                <w:bdr w:val="none" w:sz="0" w:space="0" w:color="auto" w:frame="1"/>
              </w:rPr>
              <w:drawing>
                <wp:inline distT="0" distB="0" distL="0" distR="0">
                  <wp:extent cx="943610" cy="373380"/>
                  <wp:effectExtent l="19050" t="0" r="8890" b="0"/>
                  <wp:docPr id="4" name="Picture 4" descr="dfd source symbol">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d source symbol">
                            <a:hlinkClick r:id="rId10"/>
                          </pic:cNvPr>
                          <pic:cNvPicPr>
                            <a:picLocks noChangeAspect="1" noChangeArrowheads="1"/>
                          </pic:cNvPicPr>
                        </pic:nvPicPr>
                        <pic:blipFill>
                          <a:blip r:embed="rId11" cstate="print"/>
                          <a:srcRect/>
                          <a:stretch>
                            <a:fillRect/>
                          </a:stretch>
                        </pic:blipFill>
                        <pic:spPr bwMode="auto">
                          <a:xfrm>
                            <a:off x="0" y="0"/>
                            <a:ext cx="943610" cy="373380"/>
                          </a:xfrm>
                          <a:prstGeom prst="rect">
                            <a:avLst/>
                          </a:prstGeom>
                          <a:noFill/>
                          <a:ln w="9525">
                            <a:noFill/>
                            <a:miter lim="800000"/>
                            <a:headEnd/>
                            <a:tailEnd/>
                          </a:ln>
                        </pic:spPr>
                      </pic:pic>
                    </a:graphicData>
                  </a:graphic>
                </wp:inline>
              </w:drawing>
            </w:r>
          </w:p>
        </w:tc>
        <w:tc>
          <w:tcPr>
            <w:tcW w:w="0" w:type="auto"/>
            <w:tcBorders>
              <w:top w:val="single" w:sz="4" w:space="0" w:color="EEEEEE"/>
              <w:left w:val="nil"/>
              <w:bottom w:val="nil"/>
              <w:right w:val="nil"/>
            </w:tcBorders>
            <w:shd w:val="clear" w:color="auto" w:fill="FFFFFF"/>
            <w:tcMar>
              <w:top w:w="92" w:type="dxa"/>
              <w:left w:w="115" w:type="dxa"/>
              <w:bottom w:w="92" w:type="dxa"/>
              <w:right w:w="115" w:type="dxa"/>
            </w:tcMar>
            <w:vAlign w:val="bottom"/>
            <w:hideMark/>
          </w:tcPr>
          <w:p w:rsidR="00D83CA4" w:rsidRPr="00D83CA4" w:rsidRDefault="00D83CA4" w:rsidP="00D83CA4">
            <w:pPr>
              <w:spacing w:after="0" w:line="240" w:lineRule="auto"/>
              <w:rPr>
                <w:rFonts w:ascii="inherit" w:eastAsia="Times New Roman" w:hAnsi="inherit" w:cs="Times New Roman"/>
                <w:color w:val="000000"/>
                <w:sz w:val="17"/>
                <w:szCs w:val="17"/>
              </w:rPr>
            </w:pPr>
            <w:r w:rsidRPr="00D83CA4">
              <w:rPr>
                <w:rFonts w:ascii="inherit" w:eastAsia="Times New Roman" w:hAnsi="inherit" w:cs="Times New Roman"/>
                <w:b/>
                <w:bCs/>
                <w:color w:val="000000"/>
                <w:sz w:val="17"/>
              </w:rPr>
              <w:t>Data Store :</w:t>
            </w:r>
            <w:r w:rsidRPr="00D83CA4">
              <w:rPr>
                <w:rFonts w:ascii="inherit" w:eastAsia="Times New Roman" w:hAnsi="inherit" w:cs="Times New Roman"/>
                <w:color w:val="000000"/>
                <w:sz w:val="17"/>
                <w:szCs w:val="17"/>
              </w:rPr>
              <w:t> A place where data to be stored.</w:t>
            </w:r>
          </w:p>
        </w:tc>
      </w:tr>
    </w:tbl>
    <w:p w:rsidR="00D83CA4" w:rsidRPr="00D83CA4" w:rsidRDefault="00D83CA4" w:rsidP="00D83CA4">
      <w:pPr>
        <w:spacing w:after="240" w:line="240" w:lineRule="auto"/>
        <w:rPr>
          <w:rFonts w:ascii="Times New Roman" w:eastAsia="Times New Roman" w:hAnsi="Times New Roman" w:cs="Times New Roman"/>
          <w:sz w:val="24"/>
          <w:szCs w:val="24"/>
        </w:rPr>
      </w:pPr>
      <w:r w:rsidRPr="00D83CA4">
        <w:rPr>
          <w:rFonts w:ascii="Times New Roman" w:eastAsia="Times New Roman" w:hAnsi="Times New Roman" w:cs="Times New Roman"/>
          <w:sz w:val="24"/>
          <w:szCs w:val="24"/>
        </w:rPr>
        <w:pict>
          <v:rect id="_x0000_i1025" style="width:0;height:.6pt" o:hralign="left" o:hrstd="t" o:hrnoshade="t" o:hr="t" fillcolor="black" stroked="f"/>
        </w:pict>
      </w:r>
    </w:p>
    <w:p w:rsidR="00D83CA4" w:rsidRPr="00D83CA4" w:rsidRDefault="00D83CA4" w:rsidP="00D83CA4">
      <w:pPr>
        <w:shd w:val="clear" w:color="auto" w:fill="FFFFFF"/>
        <w:spacing w:after="115" w:line="240" w:lineRule="auto"/>
        <w:jc w:val="both"/>
        <w:textAlignment w:val="baseline"/>
        <w:outlineLvl w:val="2"/>
        <w:rPr>
          <w:rFonts w:ascii="Arial" w:eastAsia="Times New Roman" w:hAnsi="Arial" w:cs="Arial"/>
          <w:color w:val="000000"/>
          <w:spacing w:val="6"/>
          <w:sz w:val="23"/>
          <w:szCs w:val="23"/>
        </w:rPr>
      </w:pPr>
      <w:r w:rsidRPr="00D83CA4">
        <w:rPr>
          <w:rFonts w:ascii="Arial" w:eastAsia="Times New Roman" w:hAnsi="Arial" w:cs="Arial"/>
          <w:color w:val="000000"/>
          <w:spacing w:val="6"/>
          <w:sz w:val="23"/>
          <w:szCs w:val="23"/>
        </w:rPr>
        <w:t>Context level DFD – 0 level</w:t>
      </w:r>
    </w:p>
    <w:p w:rsidR="00D83CA4" w:rsidRPr="00D83CA4" w:rsidRDefault="00D83CA4" w:rsidP="00D83CA4">
      <w:pPr>
        <w:shd w:val="clear" w:color="auto" w:fill="FFFFFF"/>
        <w:spacing w:after="138" w:line="240" w:lineRule="auto"/>
        <w:jc w:val="both"/>
        <w:textAlignment w:val="baseline"/>
        <w:rPr>
          <w:rFonts w:ascii="Verdana" w:eastAsia="Times New Roman" w:hAnsi="Verdana" w:cs="Times New Roman"/>
          <w:color w:val="000000"/>
          <w:sz w:val="17"/>
          <w:szCs w:val="17"/>
        </w:rPr>
      </w:pPr>
      <w:r w:rsidRPr="00D83CA4">
        <w:rPr>
          <w:rFonts w:ascii="Verdana" w:eastAsia="Times New Roman" w:hAnsi="Verdana" w:cs="Times New Roman"/>
          <w:color w:val="000000"/>
          <w:sz w:val="17"/>
          <w:szCs w:val="17"/>
        </w:rPr>
        <w:t>The context level data flow diagram (dfd) is describe the whole system. The (o) level dfd describe the all user module who operate the system. Below data flow diagram of online shopping site shows the two user can operate the system Admin and Member user.</w:t>
      </w:r>
    </w:p>
    <w:p w:rsidR="00B33700" w:rsidRDefault="00D83CA4" w:rsidP="00D83CA4">
      <w:pPr>
        <w:spacing w:after="0" w:line="240" w:lineRule="auto"/>
        <w:rPr>
          <w:rFonts w:ascii="Times New Roman" w:eastAsia="Times New Roman" w:hAnsi="Times New Roman" w:cs="Times New Roman"/>
          <w:sz w:val="24"/>
          <w:szCs w:val="24"/>
        </w:rPr>
      </w:pPr>
      <w:r>
        <w:rPr>
          <w:rFonts w:ascii="inherit" w:eastAsia="Times New Roman" w:hAnsi="inherit" w:cs="Times New Roman"/>
          <w:noProof/>
          <w:color w:val="E60000"/>
          <w:sz w:val="17"/>
          <w:szCs w:val="17"/>
          <w:bdr w:val="none" w:sz="0" w:space="0" w:color="auto" w:frame="1"/>
        </w:rPr>
        <w:drawing>
          <wp:inline distT="0" distB="0" distL="0" distR="0">
            <wp:extent cx="5548581" cy="1701818"/>
            <wp:effectExtent l="19050" t="0" r="0" b="0"/>
            <wp:docPr id="6" name="Picture 6" descr="online shopping df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line shopping dfd">
                      <a:hlinkClick r:id="rId12"/>
                    </pic:cNvPr>
                    <pic:cNvPicPr>
                      <a:picLocks noChangeAspect="1" noChangeArrowheads="1"/>
                    </pic:cNvPicPr>
                  </pic:nvPicPr>
                  <pic:blipFill>
                    <a:blip r:embed="rId13" cstate="print"/>
                    <a:srcRect/>
                    <a:stretch>
                      <a:fillRect/>
                    </a:stretch>
                  </pic:blipFill>
                  <pic:spPr bwMode="auto">
                    <a:xfrm>
                      <a:off x="0" y="0"/>
                      <a:ext cx="5549282" cy="1702033"/>
                    </a:xfrm>
                    <a:prstGeom prst="rect">
                      <a:avLst/>
                    </a:prstGeom>
                    <a:noFill/>
                    <a:ln w="9525">
                      <a:noFill/>
                      <a:miter lim="800000"/>
                      <a:headEnd/>
                      <a:tailEnd/>
                    </a:ln>
                  </pic:spPr>
                </pic:pic>
              </a:graphicData>
            </a:graphic>
          </wp:inline>
        </w:drawing>
      </w:r>
    </w:p>
    <w:p w:rsidR="00D83CA4" w:rsidRPr="00D83CA4" w:rsidRDefault="00D83CA4" w:rsidP="00D83CA4">
      <w:pPr>
        <w:spacing w:after="0" w:line="240" w:lineRule="auto"/>
        <w:rPr>
          <w:rFonts w:ascii="Times New Roman" w:eastAsia="Times New Roman" w:hAnsi="Times New Roman" w:cs="Times New Roman"/>
          <w:sz w:val="24"/>
          <w:szCs w:val="24"/>
        </w:rPr>
      </w:pPr>
      <w:r w:rsidRPr="00D83CA4">
        <w:rPr>
          <w:rFonts w:ascii="Times New Roman" w:eastAsia="Times New Roman" w:hAnsi="Times New Roman" w:cs="Times New Roman"/>
          <w:sz w:val="24"/>
          <w:szCs w:val="24"/>
        </w:rPr>
        <w:t>o – Level DFD for Online shopping website project</w:t>
      </w:r>
    </w:p>
    <w:p w:rsidR="00D83CA4" w:rsidRPr="00D83CA4" w:rsidRDefault="00D83CA4" w:rsidP="00D83CA4">
      <w:pPr>
        <w:spacing w:after="240" w:line="240" w:lineRule="auto"/>
        <w:rPr>
          <w:rFonts w:ascii="Times New Roman" w:eastAsia="Times New Roman" w:hAnsi="Times New Roman" w:cs="Times New Roman"/>
          <w:sz w:val="24"/>
          <w:szCs w:val="24"/>
        </w:rPr>
      </w:pPr>
      <w:r w:rsidRPr="00D83CA4">
        <w:rPr>
          <w:rFonts w:ascii="Times New Roman" w:eastAsia="Times New Roman" w:hAnsi="Times New Roman" w:cs="Times New Roman"/>
          <w:sz w:val="24"/>
          <w:szCs w:val="24"/>
        </w:rPr>
        <w:pict>
          <v:rect id="_x0000_i1026" style="width:0;height:.6pt" o:hralign="left" o:hrstd="t" o:hrnoshade="t" o:hr="t" fillcolor="black" stroked="f"/>
        </w:pict>
      </w:r>
    </w:p>
    <w:p w:rsidR="00D83CA4" w:rsidRPr="00D83CA4" w:rsidRDefault="00D83CA4" w:rsidP="00D83CA4">
      <w:pPr>
        <w:shd w:val="clear" w:color="auto" w:fill="FFFFFF"/>
        <w:spacing w:after="115" w:line="240" w:lineRule="auto"/>
        <w:jc w:val="both"/>
        <w:textAlignment w:val="baseline"/>
        <w:outlineLvl w:val="2"/>
        <w:rPr>
          <w:rFonts w:ascii="Arial" w:eastAsia="Times New Roman" w:hAnsi="Arial" w:cs="Arial"/>
          <w:color w:val="000000"/>
          <w:spacing w:val="6"/>
          <w:sz w:val="23"/>
          <w:szCs w:val="23"/>
        </w:rPr>
      </w:pPr>
      <w:r w:rsidRPr="00D83CA4">
        <w:rPr>
          <w:rFonts w:ascii="Arial" w:eastAsia="Times New Roman" w:hAnsi="Arial" w:cs="Arial"/>
          <w:color w:val="000000"/>
          <w:spacing w:val="6"/>
          <w:sz w:val="23"/>
          <w:szCs w:val="23"/>
        </w:rPr>
        <w:t>1st Level Admin  Side DFD</w:t>
      </w:r>
    </w:p>
    <w:p w:rsidR="00D83CA4" w:rsidRPr="00D83CA4" w:rsidRDefault="00D83CA4" w:rsidP="00D83CA4">
      <w:pPr>
        <w:shd w:val="clear" w:color="auto" w:fill="FFFFFF"/>
        <w:spacing w:after="138" w:line="240" w:lineRule="auto"/>
        <w:jc w:val="both"/>
        <w:textAlignment w:val="baseline"/>
        <w:rPr>
          <w:rFonts w:ascii="Verdana" w:eastAsia="Times New Roman" w:hAnsi="Verdana" w:cs="Times New Roman"/>
          <w:color w:val="000000"/>
          <w:sz w:val="17"/>
          <w:szCs w:val="17"/>
        </w:rPr>
      </w:pPr>
      <w:r w:rsidRPr="00D83CA4">
        <w:rPr>
          <w:rFonts w:ascii="Verdana" w:eastAsia="Times New Roman" w:hAnsi="Verdana" w:cs="Times New Roman"/>
          <w:color w:val="000000"/>
          <w:sz w:val="17"/>
          <w:szCs w:val="17"/>
        </w:rPr>
        <w:t>The Admin side DFD describe the functionality of Admin, Admin is a  owner of the website. Admin can first add category of item and then add items by category wise. and admin can manage order and payment detail.</w:t>
      </w:r>
    </w:p>
    <w:p w:rsidR="00B33700" w:rsidRDefault="00763BF6" w:rsidP="00763BF6">
      <w:pPr>
        <w:spacing w:after="0" w:line="240" w:lineRule="auto"/>
        <w:rPr>
          <w:rFonts w:ascii="Times New Roman" w:eastAsia="Times New Roman" w:hAnsi="Times New Roman" w:cs="Times New Roman"/>
          <w:sz w:val="24"/>
          <w:szCs w:val="24"/>
        </w:rPr>
      </w:pPr>
      <w:r>
        <w:rPr>
          <w:rFonts w:ascii="inherit" w:eastAsia="Times New Roman" w:hAnsi="inherit" w:cs="Times New Roman"/>
          <w:noProof/>
          <w:color w:val="E60000"/>
          <w:sz w:val="17"/>
          <w:szCs w:val="17"/>
          <w:bdr w:val="none" w:sz="0" w:space="0" w:color="auto" w:frame="1"/>
        </w:rPr>
        <w:lastRenderedPageBreak/>
        <w:drawing>
          <wp:inline distT="0" distB="0" distL="0" distR="0">
            <wp:extent cx="6078855" cy="4725670"/>
            <wp:effectExtent l="19050" t="0" r="0" b="0"/>
            <wp:docPr id="15" name="Picture 15" descr="df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d">
                      <a:hlinkClick r:id="rId14"/>
                    </pic:cNvPr>
                    <pic:cNvPicPr>
                      <a:picLocks noChangeAspect="1" noChangeArrowheads="1"/>
                    </pic:cNvPicPr>
                  </pic:nvPicPr>
                  <pic:blipFill>
                    <a:blip r:embed="rId15" cstate="print"/>
                    <a:srcRect/>
                    <a:stretch>
                      <a:fillRect/>
                    </a:stretch>
                  </pic:blipFill>
                  <pic:spPr bwMode="auto">
                    <a:xfrm>
                      <a:off x="0" y="0"/>
                      <a:ext cx="6078855" cy="4725670"/>
                    </a:xfrm>
                    <a:prstGeom prst="rect">
                      <a:avLst/>
                    </a:prstGeom>
                    <a:noFill/>
                    <a:ln w="9525">
                      <a:noFill/>
                      <a:miter lim="800000"/>
                      <a:headEnd/>
                      <a:tailEnd/>
                    </a:ln>
                  </pic:spPr>
                </pic:pic>
              </a:graphicData>
            </a:graphic>
          </wp:inline>
        </w:drawing>
      </w:r>
    </w:p>
    <w:p w:rsidR="00763BF6" w:rsidRPr="00763BF6" w:rsidRDefault="00763BF6" w:rsidP="00763BF6">
      <w:pPr>
        <w:spacing w:after="0" w:line="240" w:lineRule="auto"/>
        <w:rPr>
          <w:rFonts w:ascii="Times New Roman" w:eastAsia="Times New Roman" w:hAnsi="Times New Roman" w:cs="Times New Roman"/>
          <w:sz w:val="24"/>
          <w:szCs w:val="24"/>
        </w:rPr>
      </w:pPr>
      <w:r w:rsidRPr="00763BF6">
        <w:rPr>
          <w:rFonts w:ascii="Times New Roman" w:eastAsia="Times New Roman" w:hAnsi="Times New Roman" w:cs="Times New Roman"/>
          <w:sz w:val="24"/>
          <w:szCs w:val="24"/>
        </w:rPr>
        <w:t>1st Level – Admin Side Data Flow Diagram</w:t>
      </w:r>
    </w:p>
    <w:p w:rsidR="00763BF6" w:rsidRPr="00763BF6" w:rsidRDefault="00763BF6" w:rsidP="00763BF6">
      <w:pPr>
        <w:spacing w:after="240" w:line="240" w:lineRule="auto"/>
        <w:rPr>
          <w:rFonts w:ascii="Times New Roman" w:eastAsia="Times New Roman" w:hAnsi="Times New Roman" w:cs="Times New Roman"/>
          <w:sz w:val="24"/>
          <w:szCs w:val="24"/>
        </w:rPr>
      </w:pPr>
      <w:r w:rsidRPr="00763BF6">
        <w:rPr>
          <w:rFonts w:ascii="Times New Roman" w:eastAsia="Times New Roman" w:hAnsi="Times New Roman" w:cs="Times New Roman"/>
          <w:sz w:val="24"/>
          <w:szCs w:val="24"/>
        </w:rPr>
        <w:pict>
          <v:rect id="_x0000_i1027" style="width:0;height:.6pt" o:hralign="left" o:hrstd="t" o:hrnoshade="t" o:hr="t" fillcolor="black" stroked="f"/>
        </w:pict>
      </w:r>
    </w:p>
    <w:p w:rsidR="00763BF6" w:rsidRPr="00763BF6" w:rsidRDefault="00763BF6" w:rsidP="00763BF6">
      <w:pPr>
        <w:shd w:val="clear" w:color="auto" w:fill="FFFFFF"/>
        <w:spacing w:after="115" w:line="240" w:lineRule="auto"/>
        <w:jc w:val="both"/>
        <w:textAlignment w:val="baseline"/>
        <w:outlineLvl w:val="2"/>
        <w:rPr>
          <w:rFonts w:ascii="Arial" w:eastAsia="Times New Roman" w:hAnsi="Arial" w:cs="Arial"/>
          <w:color w:val="000000"/>
          <w:spacing w:val="6"/>
          <w:sz w:val="23"/>
          <w:szCs w:val="23"/>
        </w:rPr>
      </w:pPr>
      <w:r w:rsidRPr="00763BF6">
        <w:rPr>
          <w:rFonts w:ascii="Arial" w:eastAsia="Times New Roman" w:hAnsi="Arial" w:cs="Arial"/>
          <w:color w:val="000000"/>
          <w:spacing w:val="6"/>
          <w:sz w:val="23"/>
          <w:szCs w:val="23"/>
        </w:rPr>
        <w:t>2nd Level – Admin side DFD (3.0)</w:t>
      </w:r>
    </w:p>
    <w:p w:rsidR="00B33700" w:rsidRDefault="00763BF6" w:rsidP="00763BF6">
      <w:pPr>
        <w:spacing w:after="0" w:line="240" w:lineRule="auto"/>
        <w:rPr>
          <w:rFonts w:ascii="Times New Roman" w:eastAsia="Times New Roman" w:hAnsi="Times New Roman" w:cs="Times New Roman"/>
          <w:sz w:val="24"/>
          <w:szCs w:val="24"/>
        </w:rPr>
      </w:pPr>
      <w:r>
        <w:rPr>
          <w:rFonts w:ascii="inherit" w:eastAsia="Times New Roman" w:hAnsi="inherit" w:cs="Times New Roman"/>
          <w:noProof/>
          <w:color w:val="E60000"/>
          <w:sz w:val="17"/>
          <w:szCs w:val="17"/>
          <w:bdr w:val="none" w:sz="0" w:space="0" w:color="auto" w:frame="1"/>
        </w:rPr>
        <w:lastRenderedPageBreak/>
        <w:drawing>
          <wp:inline distT="0" distB="0" distL="0" distR="0">
            <wp:extent cx="5603240" cy="4118610"/>
            <wp:effectExtent l="19050" t="0" r="0" b="0"/>
            <wp:docPr id="17" name="Picture 17" descr="df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d">
                      <a:hlinkClick r:id="rId16"/>
                    </pic:cNvPr>
                    <pic:cNvPicPr>
                      <a:picLocks noChangeAspect="1" noChangeArrowheads="1"/>
                    </pic:cNvPicPr>
                  </pic:nvPicPr>
                  <pic:blipFill>
                    <a:blip r:embed="rId17" cstate="print"/>
                    <a:srcRect/>
                    <a:stretch>
                      <a:fillRect/>
                    </a:stretch>
                  </pic:blipFill>
                  <pic:spPr bwMode="auto">
                    <a:xfrm>
                      <a:off x="0" y="0"/>
                      <a:ext cx="5603240" cy="4118610"/>
                    </a:xfrm>
                    <a:prstGeom prst="rect">
                      <a:avLst/>
                    </a:prstGeom>
                    <a:noFill/>
                    <a:ln w="9525">
                      <a:noFill/>
                      <a:miter lim="800000"/>
                      <a:headEnd/>
                      <a:tailEnd/>
                    </a:ln>
                  </pic:spPr>
                </pic:pic>
              </a:graphicData>
            </a:graphic>
          </wp:inline>
        </w:drawing>
      </w:r>
    </w:p>
    <w:p w:rsidR="00763BF6" w:rsidRPr="00763BF6" w:rsidRDefault="00763BF6" w:rsidP="00763BF6">
      <w:pPr>
        <w:spacing w:after="0" w:line="240" w:lineRule="auto"/>
        <w:rPr>
          <w:rFonts w:ascii="Times New Roman" w:eastAsia="Times New Roman" w:hAnsi="Times New Roman" w:cs="Times New Roman"/>
          <w:sz w:val="24"/>
          <w:szCs w:val="24"/>
        </w:rPr>
      </w:pPr>
      <w:r w:rsidRPr="00763BF6">
        <w:rPr>
          <w:rFonts w:ascii="Times New Roman" w:eastAsia="Times New Roman" w:hAnsi="Times New Roman" w:cs="Times New Roman"/>
          <w:sz w:val="24"/>
          <w:szCs w:val="24"/>
        </w:rPr>
        <w:t>DFD for online shopping website project</w:t>
      </w:r>
    </w:p>
    <w:p w:rsidR="00763BF6" w:rsidRPr="00763BF6" w:rsidRDefault="00763BF6" w:rsidP="00763BF6">
      <w:pPr>
        <w:spacing w:after="240" w:line="240" w:lineRule="auto"/>
        <w:rPr>
          <w:rFonts w:ascii="Times New Roman" w:eastAsia="Times New Roman" w:hAnsi="Times New Roman" w:cs="Times New Roman"/>
          <w:sz w:val="24"/>
          <w:szCs w:val="24"/>
        </w:rPr>
      </w:pPr>
      <w:r w:rsidRPr="00763BF6">
        <w:rPr>
          <w:rFonts w:ascii="Times New Roman" w:eastAsia="Times New Roman" w:hAnsi="Times New Roman" w:cs="Times New Roman"/>
          <w:sz w:val="24"/>
          <w:szCs w:val="24"/>
        </w:rPr>
        <w:pict>
          <v:rect id="_x0000_i1028" style="width:0;height:.6pt" o:hralign="left" o:hrstd="t" o:hrnoshade="t" o:hr="t" fillcolor="black" stroked="f"/>
        </w:pict>
      </w:r>
    </w:p>
    <w:p w:rsidR="00763BF6" w:rsidRPr="00763BF6" w:rsidRDefault="00763BF6" w:rsidP="00763BF6">
      <w:pPr>
        <w:shd w:val="clear" w:color="auto" w:fill="FFFFFF"/>
        <w:spacing w:after="115" w:line="240" w:lineRule="auto"/>
        <w:jc w:val="both"/>
        <w:textAlignment w:val="baseline"/>
        <w:outlineLvl w:val="2"/>
        <w:rPr>
          <w:rFonts w:ascii="Arial" w:eastAsia="Times New Roman" w:hAnsi="Arial" w:cs="Arial"/>
          <w:color w:val="000000"/>
          <w:spacing w:val="6"/>
          <w:sz w:val="23"/>
          <w:szCs w:val="23"/>
        </w:rPr>
      </w:pPr>
      <w:r w:rsidRPr="00763BF6">
        <w:rPr>
          <w:rFonts w:ascii="Arial" w:eastAsia="Times New Roman" w:hAnsi="Arial" w:cs="Arial"/>
          <w:color w:val="000000"/>
          <w:spacing w:val="6"/>
          <w:sz w:val="23"/>
          <w:szCs w:val="23"/>
        </w:rPr>
        <w:t>2nd Level – Admin side DFD (4.0)</w:t>
      </w:r>
    </w:p>
    <w:p w:rsidR="00B33700" w:rsidRDefault="00763BF6" w:rsidP="00763BF6">
      <w:pPr>
        <w:spacing w:after="0" w:line="240" w:lineRule="auto"/>
        <w:rPr>
          <w:rFonts w:ascii="Times New Roman" w:eastAsia="Times New Roman" w:hAnsi="Times New Roman" w:cs="Times New Roman"/>
          <w:sz w:val="24"/>
          <w:szCs w:val="24"/>
        </w:rPr>
      </w:pPr>
      <w:r>
        <w:rPr>
          <w:rFonts w:ascii="inherit" w:eastAsia="Times New Roman" w:hAnsi="inherit" w:cs="Times New Roman"/>
          <w:noProof/>
          <w:color w:val="E60000"/>
          <w:sz w:val="17"/>
          <w:szCs w:val="17"/>
          <w:bdr w:val="none" w:sz="0" w:space="0" w:color="auto" w:frame="1"/>
        </w:rPr>
        <w:drawing>
          <wp:inline distT="0" distB="0" distL="0" distR="0">
            <wp:extent cx="5603240" cy="4118610"/>
            <wp:effectExtent l="19050" t="0" r="0" b="0"/>
            <wp:docPr id="19" name="Picture 19" descr="df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d">
                      <a:hlinkClick r:id="rId18"/>
                    </pic:cNvPr>
                    <pic:cNvPicPr>
                      <a:picLocks noChangeAspect="1" noChangeArrowheads="1"/>
                    </pic:cNvPicPr>
                  </pic:nvPicPr>
                  <pic:blipFill>
                    <a:blip r:embed="rId19" cstate="print"/>
                    <a:srcRect/>
                    <a:stretch>
                      <a:fillRect/>
                    </a:stretch>
                  </pic:blipFill>
                  <pic:spPr bwMode="auto">
                    <a:xfrm>
                      <a:off x="0" y="0"/>
                      <a:ext cx="5603240" cy="4118610"/>
                    </a:xfrm>
                    <a:prstGeom prst="rect">
                      <a:avLst/>
                    </a:prstGeom>
                    <a:noFill/>
                    <a:ln w="9525">
                      <a:noFill/>
                      <a:miter lim="800000"/>
                      <a:headEnd/>
                      <a:tailEnd/>
                    </a:ln>
                  </pic:spPr>
                </pic:pic>
              </a:graphicData>
            </a:graphic>
          </wp:inline>
        </w:drawing>
      </w:r>
    </w:p>
    <w:p w:rsidR="00763BF6" w:rsidRPr="00763BF6" w:rsidRDefault="00763BF6" w:rsidP="00763BF6">
      <w:pPr>
        <w:spacing w:after="0" w:line="240" w:lineRule="auto"/>
        <w:rPr>
          <w:rFonts w:ascii="Times New Roman" w:eastAsia="Times New Roman" w:hAnsi="Times New Roman" w:cs="Times New Roman"/>
          <w:sz w:val="24"/>
          <w:szCs w:val="24"/>
        </w:rPr>
      </w:pPr>
      <w:r w:rsidRPr="00763BF6">
        <w:rPr>
          <w:rFonts w:ascii="Times New Roman" w:eastAsia="Times New Roman" w:hAnsi="Times New Roman" w:cs="Times New Roman"/>
          <w:sz w:val="24"/>
          <w:szCs w:val="24"/>
        </w:rPr>
        <w:lastRenderedPageBreak/>
        <w:t>Admin side DFD for online shopping website project</w:t>
      </w:r>
    </w:p>
    <w:p w:rsidR="00763BF6" w:rsidRPr="00763BF6" w:rsidRDefault="00763BF6" w:rsidP="00763BF6">
      <w:pPr>
        <w:spacing w:after="240" w:line="240" w:lineRule="auto"/>
        <w:rPr>
          <w:rFonts w:ascii="Times New Roman" w:eastAsia="Times New Roman" w:hAnsi="Times New Roman" w:cs="Times New Roman"/>
          <w:sz w:val="24"/>
          <w:szCs w:val="24"/>
        </w:rPr>
      </w:pPr>
      <w:r w:rsidRPr="00763BF6">
        <w:rPr>
          <w:rFonts w:ascii="Times New Roman" w:eastAsia="Times New Roman" w:hAnsi="Times New Roman" w:cs="Times New Roman"/>
          <w:sz w:val="24"/>
          <w:szCs w:val="24"/>
        </w:rPr>
        <w:pict>
          <v:rect id="_x0000_i1029" style="width:0;height:.6pt" o:hralign="left" o:hrstd="t" o:hrnoshade="t" o:hr="t" fillcolor="black" stroked="f"/>
        </w:pict>
      </w:r>
    </w:p>
    <w:p w:rsidR="00763BF6" w:rsidRPr="00763BF6" w:rsidRDefault="00763BF6" w:rsidP="00763BF6">
      <w:pPr>
        <w:shd w:val="clear" w:color="auto" w:fill="FFFFFF"/>
        <w:spacing w:after="115" w:line="240" w:lineRule="auto"/>
        <w:jc w:val="both"/>
        <w:textAlignment w:val="baseline"/>
        <w:outlineLvl w:val="2"/>
        <w:rPr>
          <w:rFonts w:ascii="Arial" w:eastAsia="Times New Roman" w:hAnsi="Arial" w:cs="Arial"/>
          <w:color w:val="000000"/>
          <w:spacing w:val="6"/>
          <w:sz w:val="23"/>
          <w:szCs w:val="23"/>
        </w:rPr>
      </w:pPr>
      <w:r w:rsidRPr="00763BF6">
        <w:rPr>
          <w:rFonts w:ascii="Arial" w:eastAsia="Times New Roman" w:hAnsi="Arial" w:cs="Arial"/>
          <w:color w:val="000000"/>
          <w:spacing w:val="6"/>
          <w:sz w:val="23"/>
          <w:szCs w:val="23"/>
        </w:rPr>
        <w:t>2nd Level – Admin side DFD (5.0)</w:t>
      </w:r>
    </w:p>
    <w:p w:rsidR="00B33700" w:rsidRDefault="00763BF6" w:rsidP="00763BF6">
      <w:pPr>
        <w:spacing w:after="0" w:line="240" w:lineRule="auto"/>
        <w:rPr>
          <w:rFonts w:ascii="Times New Roman" w:eastAsia="Times New Roman" w:hAnsi="Times New Roman" w:cs="Times New Roman"/>
          <w:sz w:val="24"/>
          <w:szCs w:val="24"/>
        </w:rPr>
      </w:pPr>
      <w:r>
        <w:rPr>
          <w:rFonts w:ascii="inherit" w:eastAsia="Times New Roman" w:hAnsi="inherit" w:cs="Times New Roman"/>
          <w:noProof/>
          <w:color w:val="E60000"/>
          <w:sz w:val="17"/>
          <w:szCs w:val="17"/>
          <w:bdr w:val="none" w:sz="0" w:space="0" w:color="auto" w:frame="1"/>
        </w:rPr>
        <w:drawing>
          <wp:inline distT="0" distB="0" distL="0" distR="0">
            <wp:extent cx="5603240" cy="4989195"/>
            <wp:effectExtent l="19050" t="0" r="0" b="0"/>
            <wp:docPr id="21" name="Picture 21" descr="df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d">
                      <a:hlinkClick r:id="rId20"/>
                    </pic:cNvPr>
                    <pic:cNvPicPr>
                      <a:picLocks noChangeAspect="1" noChangeArrowheads="1"/>
                    </pic:cNvPicPr>
                  </pic:nvPicPr>
                  <pic:blipFill>
                    <a:blip r:embed="rId21" cstate="print"/>
                    <a:srcRect/>
                    <a:stretch>
                      <a:fillRect/>
                    </a:stretch>
                  </pic:blipFill>
                  <pic:spPr bwMode="auto">
                    <a:xfrm>
                      <a:off x="0" y="0"/>
                      <a:ext cx="5603240" cy="4989195"/>
                    </a:xfrm>
                    <a:prstGeom prst="rect">
                      <a:avLst/>
                    </a:prstGeom>
                    <a:noFill/>
                    <a:ln w="9525">
                      <a:noFill/>
                      <a:miter lim="800000"/>
                      <a:headEnd/>
                      <a:tailEnd/>
                    </a:ln>
                  </pic:spPr>
                </pic:pic>
              </a:graphicData>
            </a:graphic>
          </wp:inline>
        </w:drawing>
      </w:r>
    </w:p>
    <w:p w:rsidR="00763BF6" w:rsidRPr="00763BF6" w:rsidRDefault="00763BF6" w:rsidP="00763BF6">
      <w:pPr>
        <w:spacing w:after="0" w:line="240" w:lineRule="auto"/>
        <w:rPr>
          <w:rFonts w:ascii="Times New Roman" w:eastAsia="Times New Roman" w:hAnsi="Times New Roman" w:cs="Times New Roman"/>
          <w:sz w:val="24"/>
          <w:szCs w:val="24"/>
        </w:rPr>
      </w:pPr>
      <w:r w:rsidRPr="00763BF6">
        <w:rPr>
          <w:rFonts w:ascii="Times New Roman" w:eastAsia="Times New Roman" w:hAnsi="Times New Roman" w:cs="Times New Roman"/>
          <w:sz w:val="24"/>
          <w:szCs w:val="24"/>
        </w:rPr>
        <w:t>Admin side DFD for online shopping website project</w:t>
      </w:r>
    </w:p>
    <w:p w:rsidR="00763BF6" w:rsidRPr="00763BF6" w:rsidRDefault="00763BF6" w:rsidP="00763BF6">
      <w:pPr>
        <w:spacing w:after="240" w:line="240" w:lineRule="auto"/>
        <w:rPr>
          <w:rFonts w:ascii="Times New Roman" w:eastAsia="Times New Roman" w:hAnsi="Times New Roman" w:cs="Times New Roman"/>
          <w:sz w:val="24"/>
          <w:szCs w:val="24"/>
        </w:rPr>
      </w:pPr>
      <w:r w:rsidRPr="00763BF6">
        <w:rPr>
          <w:rFonts w:ascii="Times New Roman" w:eastAsia="Times New Roman" w:hAnsi="Times New Roman" w:cs="Times New Roman"/>
          <w:sz w:val="24"/>
          <w:szCs w:val="24"/>
        </w:rPr>
        <w:pict>
          <v:rect id="_x0000_i1030" style="width:0;height:.6pt" o:hralign="left" o:hrstd="t" o:hrnoshade="t" o:hr="t" fillcolor="black" stroked="f"/>
        </w:pict>
      </w:r>
    </w:p>
    <w:p w:rsidR="00763BF6" w:rsidRPr="00763BF6" w:rsidRDefault="00763BF6" w:rsidP="00763BF6">
      <w:pPr>
        <w:shd w:val="clear" w:color="auto" w:fill="FFFFFF"/>
        <w:spacing w:after="115" w:line="240" w:lineRule="auto"/>
        <w:jc w:val="both"/>
        <w:textAlignment w:val="baseline"/>
        <w:outlineLvl w:val="1"/>
        <w:rPr>
          <w:rFonts w:ascii="Arial" w:eastAsia="Times New Roman" w:hAnsi="Arial" w:cs="Arial"/>
          <w:color w:val="000000"/>
          <w:spacing w:val="6"/>
          <w:sz w:val="28"/>
          <w:szCs w:val="28"/>
        </w:rPr>
      </w:pPr>
      <w:r w:rsidRPr="00763BF6">
        <w:rPr>
          <w:rFonts w:ascii="Arial" w:eastAsia="Times New Roman" w:hAnsi="Arial" w:cs="Arial"/>
          <w:color w:val="000000"/>
          <w:spacing w:val="6"/>
          <w:sz w:val="28"/>
          <w:szCs w:val="28"/>
        </w:rPr>
        <w:t>1st level – User side Data flow Diagram</w:t>
      </w:r>
    </w:p>
    <w:p w:rsidR="00763BF6" w:rsidRPr="00763BF6" w:rsidRDefault="00763BF6" w:rsidP="00763BF6">
      <w:pPr>
        <w:shd w:val="clear" w:color="auto" w:fill="FFFFFF"/>
        <w:spacing w:after="138" w:line="240" w:lineRule="auto"/>
        <w:jc w:val="both"/>
        <w:textAlignment w:val="baseline"/>
        <w:rPr>
          <w:rFonts w:ascii="Verdana" w:eastAsia="Times New Roman" w:hAnsi="Verdana" w:cs="Times New Roman"/>
          <w:color w:val="000000"/>
          <w:sz w:val="17"/>
          <w:szCs w:val="17"/>
        </w:rPr>
      </w:pPr>
      <w:r w:rsidRPr="00763BF6">
        <w:rPr>
          <w:rFonts w:ascii="Verdana" w:eastAsia="Times New Roman" w:hAnsi="Verdana" w:cs="Times New Roman"/>
          <w:color w:val="000000"/>
          <w:sz w:val="17"/>
          <w:szCs w:val="17"/>
        </w:rPr>
        <w:t>The user is all people who operate or visit our website. User is a customer of a website. User can first select product for buy, user must have to register in our system for purchase any item from our website. after register he can login to site and buy item by making online payment through any bank debit card or credit card.</w:t>
      </w:r>
    </w:p>
    <w:p w:rsidR="00B33700" w:rsidRDefault="00763BF6" w:rsidP="00763BF6">
      <w:pPr>
        <w:spacing w:after="0" w:line="240" w:lineRule="auto"/>
        <w:rPr>
          <w:rFonts w:ascii="Times New Roman" w:eastAsia="Times New Roman" w:hAnsi="Times New Roman" w:cs="Times New Roman"/>
          <w:sz w:val="24"/>
          <w:szCs w:val="24"/>
        </w:rPr>
      </w:pPr>
      <w:r>
        <w:rPr>
          <w:rFonts w:ascii="inherit" w:eastAsia="Times New Roman" w:hAnsi="inherit" w:cs="Times New Roman"/>
          <w:noProof/>
          <w:color w:val="E60000"/>
          <w:sz w:val="17"/>
          <w:szCs w:val="17"/>
          <w:bdr w:val="none" w:sz="0" w:space="0" w:color="auto" w:frame="1"/>
        </w:rPr>
        <w:lastRenderedPageBreak/>
        <w:drawing>
          <wp:inline distT="0" distB="0" distL="0" distR="0">
            <wp:extent cx="6276340" cy="6751955"/>
            <wp:effectExtent l="19050" t="0" r="0" b="0"/>
            <wp:docPr id="23" name="Picture 23" descr="data flow diagram">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 flow diagram">
                      <a:hlinkClick r:id="rId22"/>
                    </pic:cNvPr>
                    <pic:cNvPicPr>
                      <a:picLocks noChangeAspect="1" noChangeArrowheads="1"/>
                    </pic:cNvPicPr>
                  </pic:nvPicPr>
                  <pic:blipFill>
                    <a:blip r:embed="rId23" cstate="print"/>
                    <a:srcRect/>
                    <a:stretch>
                      <a:fillRect/>
                    </a:stretch>
                  </pic:blipFill>
                  <pic:spPr bwMode="auto">
                    <a:xfrm>
                      <a:off x="0" y="0"/>
                      <a:ext cx="6276340" cy="6751955"/>
                    </a:xfrm>
                    <a:prstGeom prst="rect">
                      <a:avLst/>
                    </a:prstGeom>
                    <a:noFill/>
                    <a:ln w="9525">
                      <a:noFill/>
                      <a:miter lim="800000"/>
                      <a:headEnd/>
                      <a:tailEnd/>
                    </a:ln>
                  </pic:spPr>
                </pic:pic>
              </a:graphicData>
            </a:graphic>
          </wp:inline>
        </w:drawing>
      </w:r>
    </w:p>
    <w:p w:rsidR="00763BF6" w:rsidRPr="00763BF6" w:rsidRDefault="00763BF6" w:rsidP="00763BF6">
      <w:pPr>
        <w:spacing w:after="0" w:line="240" w:lineRule="auto"/>
        <w:rPr>
          <w:rFonts w:ascii="Times New Roman" w:eastAsia="Times New Roman" w:hAnsi="Times New Roman" w:cs="Times New Roman"/>
          <w:sz w:val="24"/>
          <w:szCs w:val="24"/>
        </w:rPr>
      </w:pPr>
      <w:r w:rsidRPr="00763BF6">
        <w:rPr>
          <w:rFonts w:ascii="Times New Roman" w:eastAsia="Times New Roman" w:hAnsi="Times New Roman" w:cs="Times New Roman"/>
          <w:sz w:val="24"/>
          <w:szCs w:val="24"/>
        </w:rPr>
        <w:t>User side DFD for online shopping website project</w:t>
      </w:r>
    </w:p>
    <w:p w:rsidR="00763BF6" w:rsidRPr="00763BF6" w:rsidRDefault="00763BF6" w:rsidP="00763BF6">
      <w:pPr>
        <w:spacing w:after="240" w:line="240" w:lineRule="auto"/>
        <w:rPr>
          <w:rFonts w:ascii="Times New Roman" w:eastAsia="Times New Roman" w:hAnsi="Times New Roman" w:cs="Times New Roman"/>
          <w:sz w:val="24"/>
          <w:szCs w:val="24"/>
        </w:rPr>
      </w:pPr>
      <w:r w:rsidRPr="00763BF6">
        <w:rPr>
          <w:rFonts w:ascii="Times New Roman" w:eastAsia="Times New Roman" w:hAnsi="Times New Roman" w:cs="Times New Roman"/>
          <w:sz w:val="24"/>
          <w:szCs w:val="24"/>
        </w:rPr>
        <w:pict>
          <v:rect id="_x0000_i1031" style="width:0;height:.6pt" o:hralign="left" o:hrstd="t" o:hrnoshade="t" o:hr="t" fillcolor="black" stroked="f"/>
        </w:pict>
      </w:r>
    </w:p>
    <w:p w:rsidR="00763BF6" w:rsidRPr="00763BF6" w:rsidRDefault="00763BF6" w:rsidP="00763BF6">
      <w:pPr>
        <w:shd w:val="clear" w:color="auto" w:fill="FFFFFF"/>
        <w:spacing w:after="115" w:line="240" w:lineRule="auto"/>
        <w:jc w:val="both"/>
        <w:textAlignment w:val="baseline"/>
        <w:outlineLvl w:val="2"/>
        <w:rPr>
          <w:rFonts w:ascii="Arial" w:eastAsia="Times New Roman" w:hAnsi="Arial" w:cs="Arial"/>
          <w:color w:val="000000"/>
          <w:spacing w:val="6"/>
          <w:sz w:val="23"/>
          <w:szCs w:val="23"/>
        </w:rPr>
      </w:pPr>
      <w:r w:rsidRPr="00763BF6">
        <w:rPr>
          <w:rFonts w:ascii="Arial" w:eastAsia="Times New Roman" w:hAnsi="Arial" w:cs="Arial"/>
          <w:color w:val="000000"/>
          <w:spacing w:val="6"/>
          <w:sz w:val="23"/>
          <w:szCs w:val="23"/>
        </w:rPr>
        <w:t>2nd level – User side DFD (4.0)</w:t>
      </w:r>
    </w:p>
    <w:p w:rsidR="00B33700" w:rsidRDefault="00763BF6" w:rsidP="00763BF6">
      <w:pPr>
        <w:spacing w:after="0" w:line="240" w:lineRule="auto"/>
        <w:rPr>
          <w:rFonts w:ascii="Times New Roman" w:eastAsia="Times New Roman" w:hAnsi="Times New Roman" w:cs="Times New Roman"/>
          <w:sz w:val="24"/>
          <w:szCs w:val="24"/>
        </w:rPr>
      </w:pPr>
      <w:r>
        <w:rPr>
          <w:rFonts w:ascii="inherit" w:eastAsia="Times New Roman" w:hAnsi="inherit" w:cs="Times New Roman"/>
          <w:noProof/>
          <w:color w:val="E60000"/>
          <w:sz w:val="17"/>
          <w:szCs w:val="17"/>
          <w:bdr w:val="none" w:sz="0" w:space="0" w:color="auto" w:frame="1"/>
        </w:rPr>
        <w:lastRenderedPageBreak/>
        <w:drawing>
          <wp:inline distT="0" distB="0" distL="0" distR="0">
            <wp:extent cx="6276340" cy="4118610"/>
            <wp:effectExtent l="19050" t="0" r="0" b="0"/>
            <wp:docPr id="25" name="Picture 25" descr="df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d">
                      <a:hlinkClick r:id="rId24"/>
                    </pic:cNvPr>
                    <pic:cNvPicPr>
                      <a:picLocks noChangeAspect="1" noChangeArrowheads="1"/>
                    </pic:cNvPicPr>
                  </pic:nvPicPr>
                  <pic:blipFill>
                    <a:blip r:embed="rId25" cstate="print"/>
                    <a:srcRect/>
                    <a:stretch>
                      <a:fillRect/>
                    </a:stretch>
                  </pic:blipFill>
                  <pic:spPr bwMode="auto">
                    <a:xfrm>
                      <a:off x="0" y="0"/>
                      <a:ext cx="6276340" cy="4118610"/>
                    </a:xfrm>
                    <a:prstGeom prst="rect">
                      <a:avLst/>
                    </a:prstGeom>
                    <a:noFill/>
                    <a:ln w="9525">
                      <a:noFill/>
                      <a:miter lim="800000"/>
                      <a:headEnd/>
                      <a:tailEnd/>
                    </a:ln>
                  </pic:spPr>
                </pic:pic>
              </a:graphicData>
            </a:graphic>
          </wp:inline>
        </w:drawing>
      </w:r>
    </w:p>
    <w:p w:rsidR="00763BF6" w:rsidRPr="00763BF6" w:rsidRDefault="00763BF6" w:rsidP="00763BF6">
      <w:pPr>
        <w:spacing w:after="0" w:line="240" w:lineRule="auto"/>
        <w:rPr>
          <w:rFonts w:ascii="Times New Roman" w:eastAsia="Times New Roman" w:hAnsi="Times New Roman" w:cs="Times New Roman"/>
          <w:sz w:val="24"/>
          <w:szCs w:val="24"/>
        </w:rPr>
      </w:pPr>
      <w:r w:rsidRPr="00763BF6">
        <w:rPr>
          <w:rFonts w:ascii="Times New Roman" w:eastAsia="Times New Roman" w:hAnsi="Times New Roman" w:cs="Times New Roman"/>
          <w:sz w:val="24"/>
          <w:szCs w:val="24"/>
        </w:rPr>
        <w:t>User side DFD for online shopping website project</w:t>
      </w:r>
    </w:p>
    <w:p w:rsidR="00763BF6" w:rsidRPr="00763BF6" w:rsidRDefault="00763BF6" w:rsidP="00763BF6">
      <w:pPr>
        <w:spacing w:after="240" w:line="240" w:lineRule="auto"/>
        <w:rPr>
          <w:rFonts w:ascii="Times New Roman" w:eastAsia="Times New Roman" w:hAnsi="Times New Roman" w:cs="Times New Roman"/>
          <w:sz w:val="24"/>
          <w:szCs w:val="24"/>
        </w:rPr>
      </w:pPr>
      <w:r w:rsidRPr="00763BF6">
        <w:rPr>
          <w:rFonts w:ascii="Times New Roman" w:eastAsia="Times New Roman" w:hAnsi="Times New Roman" w:cs="Times New Roman"/>
          <w:sz w:val="24"/>
          <w:szCs w:val="24"/>
        </w:rPr>
        <w:pict>
          <v:rect id="_x0000_i1032" style="width:0;height:.6pt" o:hralign="left" o:hrstd="t" o:hrnoshade="t" o:hr="t" fillcolor="black" stroked="f"/>
        </w:pict>
      </w:r>
    </w:p>
    <w:p w:rsidR="00763BF6" w:rsidRPr="00763BF6" w:rsidRDefault="00763BF6" w:rsidP="00763BF6">
      <w:pPr>
        <w:shd w:val="clear" w:color="auto" w:fill="FFFFFF"/>
        <w:spacing w:after="138" w:line="240" w:lineRule="auto"/>
        <w:jc w:val="both"/>
        <w:textAlignment w:val="baseline"/>
        <w:rPr>
          <w:rFonts w:ascii="Verdana" w:eastAsia="Times New Roman" w:hAnsi="Verdana" w:cs="Times New Roman"/>
          <w:color w:val="000000"/>
          <w:sz w:val="17"/>
          <w:szCs w:val="17"/>
        </w:rPr>
      </w:pPr>
      <w:r w:rsidRPr="00763BF6">
        <w:rPr>
          <w:rFonts w:ascii="Verdana" w:eastAsia="Times New Roman" w:hAnsi="Verdana" w:cs="Times New Roman"/>
          <w:color w:val="000000"/>
          <w:sz w:val="17"/>
          <w:szCs w:val="17"/>
        </w:rPr>
        <w:t> </w:t>
      </w:r>
    </w:p>
    <w:p w:rsidR="00763BF6" w:rsidRPr="00763BF6" w:rsidRDefault="00763BF6" w:rsidP="00763BF6">
      <w:pPr>
        <w:shd w:val="clear" w:color="auto" w:fill="FFFFFF"/>
        <w:spacing w:after="115" w:line="240" w:lineRule="auto"/>
        <w:jc w:val="both"/>
        <w:textAlignment w:val="baseline"/>
        <w:outlineLvl w:val="2"/>
        <w:rPr>
          <w:rFonts w:ascii="Arial" w:eastAsia="Times New Roman" w:hAnsi="Arial" w:cs="Arial"/>
          <w:color w:val="000000"/>
          <w:spacing w:val="6"/>
          <w:sz w:val="23"/>
          <w:szCs w:val="23"/>
        </w:rPr>
      </w:pPr>
      <w:r w:rsidRPr="00763BF6">
        <w:rPr>
          <w:rFonts w:ascii="Arial" w:eastAsia="Times New Roman" w:hAnsi="Arial" w:cs="Arial"/>
          <w:color w:val="000000"/>
          <w:spacing w:val="6"/>
          <w:sz w:val="23"/>
          <w:szCs w:val="23"/>
        </w:rPr>
        <w:t>2nd level – User side DFD (5.0)</w:t>
      </w:r>
    </w:p>
    <w:p w:rsidR="00763BF6" w:rsidRDefault="00763BF6" w:rsidP="00B33700">
      <w:pPr>
        <w:jc w:val="center"/>
        <w:rPr>
          <w:rFonts w:ascii="Times New Roman" w:eastAsia="Times New Roman" w:hAnsi="Times New Roman" w:cs="Times New Roman"/>
          <w:sz w:val="24"/>
          <w:szCs w:val="24"/>
        </w:rPr>
      </w:pPr>
      <w:r>
        <w:rPr>
          <w:rFonts w:ascii="inherit" w:eastAsia="Times New Roman" w:hAnsi="inherit" w:cs="Times New Roman"/>
          <w:noProof/>
          <w:color w:val="E60000"/>
          <w:sz w:val="17"/>
          <w:szCs w:val="17"/>
          <w:bdr w:val="none" w:sz="0" w:space="0" w:color="auto" w:frame="1"/>
        </w:rPr>
        <w:drawing>
          <wp:inline distT="0" distB="0" distL="0" distR="0">
            <wp:extent cx="5739203" cy="3766134"/>
            <wp:effectExtent l="19050" t="0" r="0" b="0"/>
            <wp:docPr id="27" name="Picture 27" descr="df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d">
                      <a:hlinkClick r:id="rId26"/>
                    </pic:cNvPr>
                    <pic:cNvPicPr>
                      <a:picLocks noChangeAspect="1" noChangeArrowheads="1"/>
                    </pic:cNvPicPr>
                  </pic:nvPicPr>
                  <pic:blipFill>
                    <a:blip r:embed="rId27" cstate="print"/>
                    <a:srcRect/>
                    <a:stretch>
                      <a:fillRect/>
                    </a:stretch>
                  </pic:blipFill>
                  <pic:spPr bwMode="auto">
                    <a:xfrm>
                      <a:off x="0" y="0"/>
                      <a:ext cx="5739415" cy="3766273"/>
                    </a:xfrm>
                    <a:prstGeom prst="rect">
                      <a:avLst/>
                    </a:prstGeom>
                    <a:noFill/>
                    <a:ln w="9525">
                      <a:noFill/>
                      <a:miter lim="800000"/>
                      <a:headEnd/>
                      <a:tailEnd/>
                    </a:ln>
                  </pic:spPr>
                </pic:pic>
              </a:graphicData>
            </a:graphic>
          </wp:inline>
        </w:drawing>
      </w:r>
    </w:p>
    <w:p w:rsidR="00000000" w:rsidRDefault="00763BF6" w:rsidP="00763BF6">
      <w:pPr>
        <w:rPr>
          <w:rFonts w:ascii="Times New Roman" w:eastAsia="Times New Roman" w:hAnsi="Times New Roman" w:cs="Times New Roman"/>
          <w:sz w:val="24"/>
          <w:szCs w:val="24"/>
        </w:rPr>
      </w:pPr>
      <w:r w:rsidRPr="00763BF6">
        <w:rPr>
          <w:rFonts w:ascii="Times New Roman" w:eastAsia="Times New Roman" w:hAnsi="Times New Roman" w:cs="Times New Roman"/>
          <w:sz w:val="24"/>
          <w:szCs w:val="24"/>
        </w:rPr>
        <w:lastRenderedPageBreak/>
        <w:t>DFD for online shopping website project</w:t>
      </w:r>
    </w:p>
    <w:p w:rsidR="00221181" w:rsidRPr="00C405FA" w:rsidRDefault="00221181" w:rsidP="00221181">
      <w:pPr>
        <w:pStyle w:val="Heading2"/>
        <w:shd w:val="clear" w:color="auto" w:fill="FFFFFF"/>
        <w:spacing w:before="0" w:beforeAutospacing="0" w:after="115" w:afterAutospacing="0"/>
        <w:jc w:val="both"/>
        <w:textAlignment w:val="baseline"/>
        <w:rPr>
          <w:rFonts w:ascii="Arial" w:hAnsi="Arial" w:cs="Arial"/>
          <w:bCs w:val="0"/>
          <w:color w:val="000000"/>
          <w:spacing w:val="6"/>
          <w:sz w:val="28"/>
          <w:szCs w:val="28"/>
        </w:rPr>
      </w:pPr>
      <w:r w:rsidRPr="00C405FA">
        <w:rPr>
          <w:rFonts w:ascii="Arial" w:hAnsi="Arial" w:cs="Arial"/>
          <w:bCs w:val="0"/>
          <w:color w:val="000000"/>
          <w:spacing w:val="6"/>
          <w:sz w:val="28"/>
          <w:szCs w:val="28"/>
        </w:rPr>
        <w:t>Data flow diagram for food ordering system</w:t>
      </w:r>
    </w:p>
    <w:p w:rsidR="00221181" w:rsidRDefault="00221181" w:rsidP="00221181">
      <w:pPr>
        <w:pStyle w:val="NormalWeb"/>
        <w:shd w:val="clear" w:color="auto" w:fill="FFFFFF"/>
        <w:spacing w:before="0" w:beforeAutospacing="0" w:after="138" w:afterAutospacing="0"/>
        <w:jc w:val="both"/>
        <w:textAlignment w:val="baseline"/>
        <w:rPr>
          <w:rFonts w:ascii="Verdana" w:hAnsi="Verdana"/>
          <w:color w:val="000000"/>
          <w:sz w:val="17"/>
          <w:szCs w:val="17"/>
        </w:rPr>
      </w:pPr>
      <w:r>
        <w:rPr>
          <w:rFonts w:ascii="Verdana" w:hAnsi="Verdana"/>
          <w:color w:val="000000"/>
          <w:sz w:val="17"/>
          <w:szCs w:val="17"/>
        </w:rPr>
        <w:t>A data flow diagram is a graphical view of how data is processed in a system in terms of input and output.</w:t>
      </w:r>
      <w:r>
        <w:rPr>
          <w:rFonts w:ascii="Verdana" w:hAnsi="Verdana"/>
          <w:color w:val="000000"/>
          <w:sz w:val="17"/>
          <w:szCs w:val="17"/>
        </w:rPr>
        <w:br/>
        <w:t>The Data flow diagram (DFD) contains some symbol for drawing the data flow diagram.</w:t>
      </w:r>
    </w:p>
    <w:p w:rsidR="004E414D" w:rsidRPr="004E414D" w:rsidRDefault="004E414D" w:rsidP="004E414D">
      <w:pPr>
        <w:shd w:val="clear" w:color="auto" w:fill="FFFFFF"/>
        <w:spacing w:after="115" w:line="240" w:lineRule="auto"/>
        <w:jc w:val="both"/>
        <w:textAlignment w:val="baseline"/>
        <w:outlineLvl w:val="1"/>
        <w:rPr>
          <w:rFonts w:ascii="Arial" w:eastAsia="Times New Roman" w:hAnsi="Arial" w:cs="Arial"/>
          <w:color w:val="000000"/>
          <w:spacing w:val="6"/>
          <w:sz w:val="28"/>
          <w:szCs w:val="28"/>
        </w:rPr>
      </w:pPr>
      <w:r w:rsidRPr="004E414D">
        <w:rPr>
          <w:rFonts w:ascii="Arial" w:eastAsia="Times New Roman" w:hAnsi="Arial" w:cs="Arial"/>
          <w:color w:val="000000"/>
          <w:spacing w:val="6"/>
          <w:sz w:val="28"/>
          <w:szCs w:val="28"/>
        </w:rPr>
        <w:t>Context level DFD for Online food system</w:t>
      </w:r>
    </w:p>
    <w:p w:rsidR="004200BE" w:rsidRDefault="004E414D" w:rsidP="004E414D">
      <w:pPr>
        <w:spacing w:after="0" w:line="240" w:lineRule="auto"/>
        <w:rPr>
          <w:rFonts w:ascii="Times New Roman" w:eastAsia="Times New Roman" w:hAnsi="Times New Roman" w:cs="Times New Roman"/>
          <w:sz w:val="24"/>
          <w:szCs w:val="24"/>
        </w:rPr>
      </w:pPr>
      <w:r>
        <w:rPr>
          <w:rFonts w:ascii="inherit" w:eastAsia="Times New Roman" w:hAnsi="inherit" w:cs="Times New Roman"/>
          <w:noProof/>
          <w:color w:val="E60000"/>
          <w:sz w:val="17"/>
          <w:szCs w:val="17"/>
          <w:bdr w:val="none" w:sz="0" w:space="0" w:color="auto" w:frame="1"/>
        </w:rPr>
        <w:drawing>
          <wp:inline distT="0" distB="0" distL="0" distR="0">
            <wp:extent cx="6612890" cy="1558290"/>
            <wp:effectExtent l="19050" t="0" r="0" b="0"/>
            <wp:docPr id="41" name="Picture 41" descr="data flow diagram">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ata flow diagram">
                      <a:hlinkClick r:id="rId28"/>
                    </pic:cNvPr>
                    <pic:cNvPicPr>
                      <a:picLocks noChangeAspect="1" noChangeArrowheads="1"/>
                    </pic:cNvPicPr>
                  </pic:nvPicPr>
                  <pic:blipFill>
                    <a:blip r:embed="rId29" cstate="print"/>
                    <a:srcRect/>
                    <a:stretch>
                      <a:fillRect/>
                    </a:stretch>
                  </pic:blipFill>
                  <pic:spPr bwMode="auto">
                    <a:xfrm>
                      <a:off x="0" y="0"/>
                      <a:ext cx="6612890" cy="1558290"/>
                    </a:xfrm>
                    <a:prstGeom prst="rect">
                      <a:avLst/>
                    </a:prstGeom>
                    <a:noFill/>
                    <a:ln w="9525">
                      <a:noFill/>
                      <a:miter lim="800000"/>
                      <a:headEnd/>
                      <a:tailEnd/>
                    </a:ln>
                  </pic:spPr>
                </pic:pic>
              </a:graphicData>
            </a:graphic>
          </wp:inline>
        </w:drawing>
      </w:r>
    </w:p>
    <w:p w:rsidR="004E414D" w:rsidRPr="004E414D" w:rsidRDefault="004E414D" w:rsidP="004E414D">
      <w:pPr>
        <w:spacing w:after="0" w:line="240" w:lineRule="auto"/>
        <w:rPr>
          <w:rFonts w:ascii="Times New Roman" w:eastAsia="Times New Roman" w:hAnsi="Times New Roman" w:cs="Times New Roman"/>
          <w:sz w:val="24"/>
          <w:szCs w:val="24"/>
        </w:rPr>
      </w:pPr>
      <w:r w:rsidRPr="004E414D">
        <w:rPr>
          <w:rFonts w:ascii="Times New Roman" w:eastAsia="Times New Roman" w:hAnsi="Times New Roman" w:cs="Times New Roman"/>
          <w:sz w:val="24"/>
          <w:szCs w:val="24"/>
        </w:rPr>
        <w:t>dfd for online food ordering system in asp.net project</w:t>
      </w:r>
    </w:p>
    <w:p w:rsidR="004E414D" w:rsidRPr="004E414D" w:rsidRDefault="004E414D" w:rsidP="004E414D">
      <w:pPr>
        <w:spacing w:after="240" w:line="240" w:lineRule="auto"/>
        <w:rPr>
          <w:rFonts w:ascii="Times New Roman" w:eastAsia="Times New Roman" w:hAnsi="Times New Roman" w:cs="Times New Roman"/>
          <w:sz w:val="24"/>
          <w:szCs w:val="24"/>
        </w:rPr>
      </w:pPr>
      <w:r w:rsidRPr="004E414D">
        <w:rPr>
          <w:rFonts w:ascii="Times New Roman" w:eastAsia="Times New Roman" w:hAnsi="Times New Roman" w:cs="Times New Roman"/>
          <w:sz w:val="24"/>
          <w:szCs w:val="24"/>
        </w:rPr>
        <w:pict>
          <v:rect id="_x0000_i1033" style="width:0;height:.6pt" o:hralign="left" o:hrstd="t" o:hrnoshade="t" o:hr="t" fillcolor="black" stroked="f"/>
        </w:pict>
      </w:r>
    </w:p>
    <w:p w:rsidR="004E414D" w:rsidRPr="004E414D" w:rsidRDefault="004E414D" w:rsidP="004E414D">
      <w:pPr>
        <w:shd w:val="clear" w:color="auto" w:fill="FFFFFF"/>
        <w:spacing w:after="115" w:line="240" w:lineRule="auto"/>
        <w:jc w:val="both"/>
        <w:textAlignment w:val="baseline"/>
        <w:outlineLvl w:val="1"/>
        <w:rPr>
          <w:rFonts w:ascii="Arial" w:eastAsia="Times New Roman" w:hAnsi="Arial" w:cs="Arial"/>
          <w:color w:val="000000"/>
          <w:spacing w:val="6"/>
          <w:sz w:val="28"/>
          <w:szCs w:val="28"/>
        </w:rPr>
      </w:pPr>
      <w:r w:rsidRPr="004E414D">
        <w:rPr>
          <w:rFonts w:ascii="Arial" w:eastAsia="Times New Roman" w:hAnsi="Arial" w:cs="Arial"/>
          <w:color w:val="000000"/>
          <w:spacing w:val="6"/>
          <w:sz w:val="28"/>
          <w:szCs w:val="28"/>
        </w:rPr>
        <w:t>1st level DFD for User</w:t>
      </w:r>
    </w:p>
    <w:p w:rsidR="004200BE" w:rsidRDefault="004E414D" w:rsidP="004E414D">
      <w:pPr>
        <w:spacing w:after="0" w:line="240" w:lineRule="auto"/>
        <w:rPr>
          <w:rFonts w:ascii="Times New Roman" w:eastAsia="Times New Roman" w:hAnsi="Times New Roman" w:cs="Times New Roman"/>
          <w:sz w:val="24"/>
          <w:szCs w:val="24"/>
        </w:rPr>
      </w:pPr>
      <w:r>
        <w:rPr>
          <w:rFonts w:ascii="inherit" w:eastAsia="Times New Roman" w:hAnsi="inherit" w:cs="Times New Roman"/>
          <w:noProof/>
          <w:color w:val="E60000"/>
          <w:sz w:val="17"/>
          <w:szCs w:val="17"/>
          <w:bdr w:val="none" w:sz="0" w:space="0" w:color="auto" w:frame="1"/>
        </w:rPr>
        <w:drawing>
          <wp:inline distT="0" distB="0" distL="0" distR="0">
            <wp:extent cx="5706110" cy="5354955"/>
            <wp:effectExtent l="19050" t="0" r="8890" b="0"/>
            <wp:docPr id="43" name="Picture 43" descr="dfd">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fd">
                      <a:hlinkClick r:id="rId30"/>
                    </pic:cNvPr>
                    <pic:cNvPicPr>
                      <a:picLocks noChangeAspect="1" noChangeArrowheads="1"/>
                    </pic:cNvPicPr>
                  </pic:nvPicPr>
                  <pic:blipFill>
                    <a:blip r:embed="rId31" cstate="print"/>
                    <a:srcRect/>
                    <a:stretch>
                      <a:fillRect/>
                    </a:stretch>
                  </pic:blipFill>
                  <pic:spPr bwMode="auto">
                    <a:xfrm>
                      <a:off x="0" y="0"/>
                      <a:ext cx="5706110" cy="5354955"/>
                    </a:xfrm>
                    <a:prstGeom prst="rect">
                      <a:avLst/>
                    </a:prstGeom>
                    <a:noFill/>
                    <a:ln w="9525">
                      <a:noFill/>
                      <a:miter lim="800000"/>
                      <a:headEnd/>
                      <a:tailEnd/>
                    </a:ln>
                  </pic:spPr>
                </pic:pic>
              </a:graphicData>
            </a:graphic>
          </wp:inline>
        </w:drawing>
      </w:r>
    </w:p>
    <w:p w:rsidR="004E414D" w:rsidRPr="004E414D" w:rsidRDefault="004E414D" w:rsidP="004E414D">
      <w:pPr>
        <w:spacing w:after="0" w:line="240" w:lineRule="auto"/>
        <w:rPr>
          <w:rFonts w:ascii="Times New Roman" w:eastAsia="Times New Roman" w:hAnsi="Times New Roman" w:cs="Times New Roman"/>
          <w:sz w:val="24"/>
          <w:szCs w:val="24"/>
        </w:rPr>
      </w:pPr>
      <w:r w:rsidRPr="004E414D">
        <w:rPr>
          <w:rFonts w:ascii="Times New Roman" w:eastAsia="Times New Roman" w:hAnsi="Times New Roman" w:cs="Times New Roman"/>
          <w:sz w:val="24"/>
          <w:szCs w:val="24"/>
        </w:rPr>
        <w:t>dfd for online food ordering system in asp.net project</w:t>
      </w:r>
    </w:p>
    <w:p w:rsidR="004E414D" w:rsidRPr="004E414D" w:rsidRDefault="004E414D" w:rsidP="004E414D">
      <w:pPr>
        <w:spacing w:after="240" w:line="240" w:lineRule="auto"/>
        <w:rPr>
          <w:rFonts w:ascii="Times New Roman" w:eastAsia="Times New Roman" w:hAnsi="Times New Roman" w:cs="Times New Roman"/>
          <w:sz w:val="24"/>
          <w:szCs w:val="24"/>
        </w:rPr>
      </w:pPr>
      <w:r w:rsidRPr="004E414D">
        <w:rPr>
          <w:rFonts w:ascii="Times New Roman" w:eastAsia="Times New Roman" w:hAnsi="Times New Roman" w:cs="Times New Roman"/>
          <w:sz w:val="24"/>
          <w:szCs w:val="24"/>
        </w:rPr>
        <w:lastRenderedPageBreak/>
        <w:pict>
          <v:rect id="_x0000_i1034" style="width:0;height:.6pt" o:hralign="left" o:hrstd="t" o:hrnoshade="t" o:hr="t" fillcolor="black" stroked="f"/>
        </w:pict>
      </w:r>
    </w:p>
    <w:p w:rsidR="004E414D" w:rsidRPr="004E414D" w:rsidRDefault="004E414D" w:rsidP="004E414D">
      <w:pPr>
        <w:shd w:val="clear" w:color="auto" w:fill="FFFFFF"/>
        <w:spacing w:after="115" w:line="240" w:lineRule="auto"/>
        <w:jc w:val="both"/>
        <w:textAlignment w:val="baseline"/>
        <w:outlineLvl w:val="1"/>
        <w:rPr>
          <w:rFonts w:ascii="Arial" w:eastAsia="Times New Roman" w:hAnsi="Arial" w:cs="Arial"/>
          <w:color w:val="000000"/>
          <w:spacing w:val="6"/>
          <w:sz w:val="28"/>
          <w:szCs w:val="28"/>
        </w:rPr>
      </w:pPr>
      <w:r w:rsidRPr="004E414D">
        <w:rPr>
          <w:rFonts w:ascii="Arial" w:eastAsia="Times New Roman" w:hAnsi="Arial" w:cs="Arial"/>
          <w:color w:val="000000"/>
          <w:spacing w:val="6"/>
          <w:sz w:val="28"/>
          <w:szCs w:val="28"/>
        </w:rPr>
        <w:t>2nd level DFD for user (3.0)</w:t>
      </w:r>
    </w:p>
    <w:p w:rsidR="004200BE" w:rsidRDefault="004E414D" w:rsidP="004E414D">
      <w:pPr>
        <w:spacing w:after="0" w:line="240" w:lineRule="auto"/>
        <w:rPr>
          <w:rFonts w:ascii="Times New Roman" w:eastAsia="Times New Roman" w:hAnsi="Times New Roman" w:cs="Times New Roman"/>
          <w:sz w:val="24"/>
          <w:szCs w:val="24"/>
        </w:rPr>
      </w:pPr>
      <w:r>
        <w:rPr>
          <w:rFonts w:ascii="inherit" w:eastAsia="Times New Roman" w:hAnsi="inherit" w:cs="Times New Roman"/>
          <w:noProof/>
          <w:color w:val="E60000"/>
          <w:sz w:val="17"/>
          <w:szCs w:val="17"/>
          <w:bdr w:val="none" w:sz="0" w:space="0" w:color="auto" w:frame="1"/>
        </w:rPr>
        <w:drawing>
          <wp:inline distT="0" distB="0" distL="0" distR="0">
            <wp:extent cx="5259705" cy="3123565"/>
            <wp:effectExtent l="19050" t="0" r="0" b="0"/>
            <wp:docPr id="45" name="Picture 45" descr="dfd diagram">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fd diagram">
                      <a:hlinkClick r:id="rId32"/>
                    </pic:cNvPr>
                    <pic:cNvPicPr>
                      <a:picLocks noChangeAspect="1" noChangeArrowheads="1"/>
                    </pic:cNvPicPr>
                  </pic:nvPicPr>
                  <pic:blipFill>
                    <a:blip r:embed="rId33" cstate="print"/>
                    <a:srcRect/>
                    <a:stretch>
                      <a:fillRect/>
                    </a:stretch>
                  </pic:blipFill>
                  <pic:spPr bwMode="auto">
                    <a:xfrm>
                      <a:off x="0" y="0"/>
                      <a:ext cx="5259705" cy="3123565"/>
                    </a:xfrm>
                    <a:prstGeom prst="rect">
                      <a:avLst/>
                    </a:prstGeom>
                    <a:noFill/>
                    <a:ln w="9525">
                      <a:noFill/>
                      <a:miter lim="800000"/>
                      <a:headEnd/>
                      <a:tailEnd/>
                    </a:ln>
                  </pic:spPr>
                </pic:pic>
              </a:graphicData>
            </a:graphic>
          </wp:inline>
        </w:drawing>
      </w:r>
    </w:p>
    <w:p w:rsidR="004E414D" w:rsidRPr="004E414D" w:rsidRDefault="004E414D" w:rsidP="004E414D">
      <w:pPr>
        <w:spacing w:after="0" w:line="240" w:lineRule="auto"/>
        <w:rPr>
          <w:rFonts w:ascii="Times New Roman" w:eastAsia="Times New Roman" w:hAnsi="Times New Roman" w:cs="Times New Roman"/>
          <w:sz w:val="24"/>
          <w:szCs w:val="24"/>
        </w:rPr>
      </w:pPr>
      <w:r w:rsidRPr="004E414D">
        <w:rPr>
          <w:rFonts w:ascii="Times New Roman" w:eastAsia="Times New Roman" w:hAnsi="Times New Roman" w:cs="Times New Roman"/>
          <w:sz w:val="24"/>
          <w:szCs w:val="24"/>
        </w:rPr>
        <w:t>dfd for online food ordering system in asp.net project</w:t>
      </w:r>
    </w:p>
    <w:p w:rsidR="004E414D" w:rsidRPr="004E414D" w:rsidRDefault="004E414D" w:rsidP="004E414D">
      <w:pPr>
        <w:spacing w:after="240" w:line="240" w:lineRule="auto"/>
        <w:rPr>
          <w:rFonts w:ascii="Times New Roman" w:eastAsia="Times New Roman" w:hAnsi="Times New Roman" w:cs="Times New Roman"/>
          <w:sz w:val="24"/>
          <w:szCs w:val="24"/>
        </w:rPr>
      </w:pPr>
      <w:r w:rsidRPr="004E414D">
        <w:rPr>
          <w:rFonts w:ascii="Times New Roman" w:eastAsia="Times New Roman" w:hAnsi="Times New Roman" w:cs="Times New Roman"/>
          <w:sz w:val="24"/>
          <w:szCs w:val="24"/>
        </w:rPr>
        <w:pict>
          <v:rect id="_x0000_i1035" style="width:0;height:.6pt" o:hralign="left" o:hrstd="t" o:hrnoshade="t" o:hr="t" fillcolor="black" stroked="f"/>
        </w:pict>
      </w:r>
    </w:p>
    <w:p w:rsidR="004E414D" w:rsidRPr="004E414D" w:rsidRDefault="004E414D" w:rsidP="004E414D">
      <w:pPr>
        <w:shd w:val="clear" w:color="auto" w:fill="FFFFFF"/>
        <w:spacing w:after="115" w:line="240" w:lineRule="auto"/>
        <w:jc w:val="both"/>
        <w:textAlignment w:val="baseline"/>
        <w:outlineLvl w:val="1"/>
        <w:rPr>
          <w:rFonts w:ascii="Arial" w:eastAsia="Times New Roman" w:hAnsi="Arial" w:cs="Arial"/>
          <w:color w:val="000000"/>
          <w:spacing w:val="6"/>
          <w:sz w:val="28"/>
          <w:szCs w:val="28"/>
        </w:rPr>
      </w:pPr>
      <w:r w:rsidRPr="004E414D">
        <w:rPr>
          <w:rFonts w:ascii="Arial" w:eastAsia="Times New Roman" w:hAnsi="Arial" w:cs="Arial"/>
          <w:color w:val="000000"/>
          <w:spacing w:val="6"/>
          <w:sz w:val="28"/>
          <w:szCs w:val="28"/>
        </w:rPr>
        <w:t>Admin side DFD for online food system</w:t>
      </w:r>
    </w:p>
    <w:p w:rsidR="0082766F" w:rsidRDefault="004E414D" w:rsidP="004E414D">
      <w:pPr>
        <w:rPr>
          <w:rFonts w:ascii="Times New Roman" w:eastAsia="Times New Roman" w:hAnsi="Times New Roman" w:cs="Times New Roman"/>
          <w:sz w:val="24"/>
          <w:szCs w:val="24"/>
        </w:rPr>
      </w:pPr>
      <w:r>
        <w:rPr>
          <w:rFonts w:ascii="inherit" w:eastAsia="Times New Roman" w:hAnsi="inherit" w:cs="Times New Roman"/>
          <w:noProof/>
          <w:color w:val="E60000"/>
          <w:sz w:val="17"/>
          <w:szCs w:val="17"/>
          <w:bdr w:val="none" w:sz="0" w:space="0" w:color="auto" w:frame="1"/>
        </w:rPr>
        <w:lastRenderedPageBreak/>
        <w:drawing>
          <wp:inline distT="0" distB="0" distL="0" distR="0">
            <wp:extent cx="5427980" cy="5025390"/>
            <wp:effectExtent l="19050" t="0" r="1270" b="0"/>
            <wp:docPr id="47" name="Picture 47" descr="dfd diagram">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fd diagram">
                      <a:hlinkClick r:id="rId34"/>
                    </pic:cNvPr>
                    <pic:cNvPicPr>
                      <a:picLocks noChangeAspect="1" noChangeArrowheads="1"/>
                    </pic:cNvPicPr>
                  </pic:nvPicPr>
                  <pic:blipFill>
                    <a:blip r:embed="rId35" cstate="print"/>
                    <a:srcRect/>
                    <a:stretch>
                      <a:fillRect/>
                    </a:stretch>
                  </pic:blipFill>
                  <pic:spPr bwMode="auto">
                    <a:xfrm>
                      <a:off x="0" y="0"/>
                      <a:ext cx="5427980" cy="5025390"/>
                    </a:xfrm>
                    <a:prstGeom prst="rect">
                      <a:avLst/>
                    </a:prstGeom>
                    <a:noFill/>
                    <a:ln w="9525">
                      <a:noFill/>
                      <a:miter lim="800000"/>
                      <a:headEnd/>
                      <a:tailEnd/>
                    </a:ln>
                  </pic:spPr>
                </pic:pic>
              </a:graphicData>
            </a:graphic>
          </wp:inline>
        </w:drawing>
      </w:r>
    </w:p>
    <w:p w:rsidR="001A4D4B" w:rsidRDefault="004E414D" w:rsidP="004E414D">
      <w:pPr>
        <w:rPr>
          <w:rFonts w:ascii="Times New Roman" w:eastAsia="Times New Roman" w:hAnsi="Times New Roman" w:cs="Times New Roman"/>
          <w:sz w:val="24"/>
          <w:szCs w:val="24"/>
        </w:rPr>
      </w:pPr>
      <w:r w:rsidRPr="004E414D">
        <w:rPr>
          <w:rFonts w:ascii="Times New Roman" w:eastAsia="Times New Roman" w:hAnsi="Times New Roman" w:cs="Times New Roman"/>
          <w:sz w:val="24"/>
          <w:szCs w:val="24"/>
        </w:rPr>
        <w:t>dfd diagram for online food ordering syst</w:t>
      </w:r>
      <w:r w:rsidR="00E70C39">
        <w:rPr>
          <w:rFonts w:ascii="Times New Roman" w:eastAsia="Times New Roman" w:hAnsi="Times New Roman" w:cs="Times New Roman"/>
          <w:sz w:val="24"/>
          <w:szCs w:val="24"/>
        </w:rPr>
        <w:t xml:space="preserve">em </w:t>
      </w:r>
    </w:p>
    <w:p w:rsidR="001A4D4B" w:rsidRDefault="001A4D4B" w:rsidP="00763BF6">
      <w:pPr>
        <w:rPr>
          <w:rFonts w:ascii="Times New Roman" w:eastAsia="Times New Roman" w:hAnsi="Times New Roman" w:cs="Times New Roman"/>
          <w:sz w:val="24"/>
          <w:szCs w:val="24"/>
        </w:rPr>
      </w:pPr>
    </w:p>
    <w:p w:rsidR="00866DCF" w:rsidRDefault="00866DCF" w:rsidP="00866DCF">
      <w:pPr>
        <w:pStyle w:val="Heading2"/>
        <w:shd w:val="clear" w:color="auto" w:fill="FFFFFF"/>
        <w:spacing w:before="0" w:beforeAutospacing="0" w:after="115" w:afterAutospacing="0"/>
        <w:jc w:val="both"/>
        <w:textAlignment w:val="baseline"/>
        <w:rPr>
          <w:rFonts w:ascii="Arial" w:hAnsi="Arial" w:cs="Arial"/>
          <w:b w:val="0"/>
          <w:bCs w:val="0"/>
          <w:color w:val="000000"/>
          <w:spacing w:val="6"/>
          <w:sz w:val="28"/>
          <w:szCs w:val="28"/>
        </w:rPr>
      </w:pPr>
      <w:r>
        <w:rPr>
          <w:rFonts w:ascii="Arial" w:hAnsi="Arial" w:cs="Arial"/>
          <w:b w:val="0"/>
          <w:bCs w:val="0"/>
          <w:color w:val="000000"/>
          <w:spacing w:val="6"/>
          <w:sz w:val="28"/>
          <w:szCs w:val="28"/>
        </w:rPr>
        <w:t>Data flow diagram(DFD) for Online shopping website</w:t>
      </w:r>
    </w:p>
    <w:p w:rsidR="0088511C" w:rsidRPr="0088511C" w:rsidRDefault="0088511C" w:rsidP="0088511C">
      <w:pPr>
        <w:shd w:val="clear" w:color="auto" w:fill="FFFFFF"/>
        <w:spacing w:after="115" w:line="240" w:lineRule="auto"/>
        <w:jc w:val="both"/>
        <w:textAlignment w:val="baseline"/>
        <w:outlineLvl w:val="2"/>
        <w:rPr>
          <w:rFonts w:ascii="Arial" w:eastAsia="Times New Roman" w:hAnsi="Arial" w:cs="Arial"/>
          <w:color w:val="000000"/>
          <w:spacing w:val="6"/>
          <w:sz w:val="23"/>
          <w:szCs w:val="23"/>
        </w:rPr>
      </w:pPr>
      <w:r w:rsidRPr="0088511C">
        <w:rPr>
          <w:rFonts w:ascii="Arial" w:eastAsia="Times New Roman" w:hAnsi="Arial" w:cs="Arial"/>
          <w:color w:val="000000"/>
          <w:spacing w:val="6"/>
          <w:sz w:val="23"/>
          <w:szCs w:val="23"/>
        </w:rPr>
        <w:t>Context level DFD – 0 level</w:t>
      </w:r>
    </w:p>
    <w:p w:rsidR="0088511C" w:rsidRPr="0088511C" w:rsidRDefault="0088511C" w:rsidP="0088511C">
      <w:pPr>
        <w:shd w:val="clear" w:color="auto" w:fill="FFFFFF"/>
        <w:spacing w:after="138" w:line="240" w:lineRule="auto"/>
        <w:jc w:val="both"/>
        <w:textAlignment w:val="baseline"/>
        <w:rPr>
          <w:rFonts w:ascii="Verdana" w:eastAsia="Times New Roman" w:hAnsi="Verdana" w:cs="Times New Roman"/>
          <w:color w:val="000000"/>
          <w:sz w:val="17"/>
          <w:szCs w:val="17"/>
        </w:rPr>
      </w:pPr>
      <w:r w:rsidRPr="0088511C">
        <w:rPr>
          <w:rFonts w:ascii="Verdana" w:eastAsia="Times New Roman" w:hAnsi="Verdana" w:cs="Times New Roman"/>
          <w:color w:val="000000"/>
          <w:sz w:val="17"/>
          <w:szCs w:val="17"/>
        </w:rPr>
        <w:t>The context level data flow diagram (dfd) is describe the whole system. The (o) level dfd describe the all user module who operate the system. Below data flow diagram of online shopping site shows the two user can operate the system Admin and Member user.</w:t>
      </w:r>
    </w:p>
    <w:p w:rsidR="00497574" w:rsidRDefault="0088511C" w:rsidP="0088511C">
      <w:pPr>
        <w:spacing w:after="0" w:line="240" w:lineRule="auto"/>
        <w:rPr>
          <w:rFonts w:ascii="Times New Roman" w:eastAsia="Times New Roman" w:hAnsi="Times New Roman" w:cs="Times New Roman"/>
          <w:sz w:val="24"/>
          <w:szCs w:val="24"/>
        </w:rPr>
      </w:pPr>
      <w:r>
        <w:rPr>
          <w:rFonts w:ascii="inherit" w:eastAsia="Times New Roman" w:hAnsi="inherit" w:cs="Times New Roman"/>
          <w:noProof/>
          <w:color w:val="E60000"/>
          <w:sz w:val="17"/>
          <w:szCs w:val="17"/>
          <w:bdr w:val="none" w:sz="0" w:space="0" w:color="auto" w:frame="1"/>
        </w:rPr>
        <w:drawing>
          <wp:inline distT="0" distB="0" distL="0" distR="0">
            <wp:extent cx="6075278" cy="1863363"/>
            <wp:effectExtent l="19050" t="0" r="1672" b="0"/>
            <wp:docPr id="55" name="Picture 55" descr="online shopping df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online shopping dfd">
                      <a:hlinkClick r:id="rId12"/>
                    </pic:cNvPr>
                    <pic:cNvPicPr>
                      <a:picLocks noChangeAspect="1" noChangeArrowheads="1"/>
                    </pic:cNvPicPr>
                  </pic:nvPicPr>
                  <pic:blipFill>
                    <a:blip r:embed="rId13" cstate="print"/>
                    <a:srcRect/>
                    <a:stretch>
                      <a:fillRect/>
                    </a:stretch>
                  </pic:blipFill>
                  <pic:spPr bwMode="auto">
                    <a:xfrm>
                      <a:off x="0" y="0"/>
                      <a:ext cx="6076043" cy="1863598"/>
                    </a:xfrm>
                    <a:prstGeom prst="rect">
                      <a:avLst/>
                    </a:prstGeom>
                    <a:noFill/>
                    <a:ln w="9525">
                      <a:noFill/>
                      <a:miter lim="800000"/>
                      <a:headEnd/>
                      <a:tailEnd/>
                    </a:ln>
                  </pic:spPr>
                </pic:pic>
              </a:graphicData>
            </a:graphic>
          </wp:inline>
        </w:drawing>
      </w:r>
    </w:p>
    <w:p w:rsidR="0088511C" w:rsidRPr="0088511C" w:rsidRDefault="0088511C" w:rsidP="0088511C">
      <w:pPr>
        <w:spacing w:after="0" w:line="240" w:lineRule="auto"/>
        <w:rPr>
          <w:rFonts w:ascii="Times New Roman" w:eastAsia="Times New Roman" w:hAnsi="Times New Roman" w:cs="Times New Roman"/>
          <w:sz w:val="24"/>
          <w:szCs w:val="24"/>
        </w:rPr>
      </w:pPr>
      <w:r w:rsidRPr="0088511C">
        <w:rPr>
          <w:rFonts w:ascii="Times New Roman" w:eastAsia="Times New Roman" w:hAnsi="Times New Roman" w:cs="Times New Roman"/>
          <w:sz w:val="24"/>
          <w:szCs w:val="24"/>
        </w:rPr>
        <w:t>o – Level DFD for Online shopping website project</w:t>
      </w:r>
    </w:p>
    <w:p w:rsidR="0088511C" w:rsidRPr="0088511C" w:rsidRDefault="0088511C" w:rsidP="0088511C">
      <w:pPr>
        <w:spacing w:after="240" w:line="240" w:lineRule="auto"/>
        <w:rPr>
          <w:rFonts w:ascii="Times New Roman" w:eastAsia="Times New Roman" w:hAnsi="Times New Roman" w:cs="Times New Roman"/>
          <w:sz w:val="24"/>
          <w:szCs w:val="24"/>
        </w:rPr>
      </w:pPr>
      <w:r w:rsidRPr="0088511C">
        <w:rPr>
          <w:rFonts w:ascii="Times New Roman" w:eastAsia="Times New Roman" w:hAnsi="Times New Roman" w:cs="Times New Roman"/>
          <w:sz w:val="24"/>
          <w:szCs w:val="24"/>
        </w:rPr>
        <w:pict>
          <v:rect id="_x0000_i1036" style="width:0;height:.6pt" o:hralign="left" o:hrstd="t" o:hrnoshade="t" o:hr="t" fillcolor="black" stroked="f"/>
        </w:pict>
      </w:r>
    </w:p>
    <w:p w:rsidR="0088511C" w:rsidRPr="0088511C" w:rsidRDefault="0088511C" w:rsidP="0088511C">
      <w:pPr>
        <w:shd w:val="clear" w:color="auto" w:fill="FFFFFF"/>
        <w:spacing w:after="115" w:line="240" w:lineRule="auto"/>
        <w:jc w:val="both"/>
        <w:textAlignment w:val="baseline"/>
        <w:outlineLvl w:val="2"/>
        <w:rPr>
          <w:rFonts w:ascii="Arial" w:eastAsia="Times New Roman" w:hAnsi="Arial" w:cs="Arial"/>
          <w:color w:val="000000"/>
          <w:spacing w:val="6"/>
          <w:sz w:val="23"/>
          <w:szCs w:val="23"/>
        </w:rPr>
      </w:pPr>
      <w:r w:rsidRPr="0088511C">
        <w:rPr>
          <w:rFonts w:ascii="Arial" w:eastAsia="Times New Roman" w:hAnsi="Arial" w:cs="Arial"/>
          <w:color w:val="000000"/>
          <w:spacing w:val="6"/>
          <w:sz w:val="23"/>
          <w:szCs w:val="23"/>
        </w:rPr>
        <w:lastRenderedPageBreak/>
        <w:t>1st Level Admin  Side DFD</w:t>
      </w:r>
    </w:p>
    <w:p w:rsidR="0088511C" w:rsidRPr="0088511C" w:rsidRDefault="0088511C" w:rsidP="0088511C">
      <w:pPr>
        <w:shd w:val="clear" w:color="auto" w:fill="FFFFFF"/>
        <w:spacing w:after="138" w:line="240" w:lineRule="auto"/>
        <w:jc w:val="both"/>
        <w:textAlignment w:val="baseline"/>
        <w:rPr>
          <w:rFonts w:ascii="Verdana" w:eastAsia="Times New Roman" w:hAnsi="Verdana" w:cs="Times New Roman"/>
          <w:color w:val="000000"/>
          <w:sz w:val="17"/>
          <w:szCs w:val="17"/>
        </w:rPr>
      </w:pPr>
      <w:r w:rsidRPr="0088511C">
        <w:rPr>
          <w:rFonts w:ascii="Verdana" w:eastAsia="Times New Roman" w:hAnsi="Verdana" w:cs="Times New Roman"/>
          <w:color w:val="000000"/>
          <w:sz w:val="17"/>
          <w:szCs w:val="17"/>
        </w:rPr>
        <w:t>The Admin side DFD describe the functionality of Admin, Admin is a  owner of the website. Admin can first add category of item and then add items by category wise. and admin can manage order and payment detail.</w:t>
      </w:r>
    </w:p>
    <w:p w:rsidR="0088511C" w:rsidRPr="0088511C" w:rsidRDefault="0088511C" w:rsidP="0088511C">
      <w:pPr>
        <w:shd w:val="clear" w:color="auto" w:fill="FFFFFF"/>
        <w:spacing w:after="0" w:line="240" w:lineRule="auto"/>
        <w:jc w:val="center"/>
        <w:textAlignment w:val="baseline"/>
        <w:rPr>
          <w:ins w:id="0" w:author="Unknown"/>
          <w:rFonts w:ascii="Verdana" w:eastAsia="Times New Roman" w:hAnsi="Verdana" w:cs="Times New Roman"/>
          <w:color w:val="000000"/>
          <w:sz w:val="17"/>
          <w:szCs w:val="17"/>
        </w:rPr>
      </w:pPr>
      <w:ins w:id="1" w:author="Unknown">
        <w:r w:rsidRPr="0088511C">
          <w:rPr>
            <w:rFonts w:ascii="inherit" w:eastAsia="Times New Roman" w:hAnsi="inherit" w:cs="Times New Roman"/>
            <w:color w:val="000000"/>
            <w:sz w:val="17"/>
            <w:szCs w:val="17"/>
            <w:bdr w:val="none" w:sz="0" w:space="0" w:color="auto" w:frame="1"/>
          </w:rPr>
          <w:br/>
        </w:r>
      </w:ins>
    </w:p>
    <w:p w:rsidR="0088511C" w:rsidRDefault="0088511C" w:rsidP="0088511C">
      <w:pPr>
        <w:spacing w:after="0" w:line="240" w:lineRule="auto"/>
        <w:rPr>
          <w:rFonts w:ascii="Times New Roman" w:eastAsia="Times New Roman" w:hAnsi="Times New Roman" w:cs="Times New Roman"/>
          <w:sz w:val="24"/>
          <w:szCs w:val="24"/>
        </w:rPr>
      </w:pPr>
      <w:r>
        <w:rPr>
          <w:rFonts w:ascii="inherit" w:eastAsia="Times New Roman" w:hAnsi="inherit" w:cs="Times New Roman"/>
          <w:noProof/>
          <w:color w:val="E60000"/>
          <w:sz w:val="17"/>
          <w:szCs w:val="17"/>
          <w:bdr w:val="none" w:sz="0" w:space="0" w:color="auto" w:frame="1"/>
        </w:rPr>
        <w:drawing>
          <wp:inline distT="0" distB="0" distL="0" distR="0">
            <wp:extent cx="6078855" cy="4725670"/>
            <wp:effectExtent l="19050" t="0" r="0" b="0"/>
            <wp:docPr id="59" name="Picture 59" descr="df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fd">
                      <a:hlinkClick r:id="rId14"/>
                    </pic:cNvPr>
                    <pic:cNvPicPr>
                      <a:picLocks noChangeAspect="1" noChangeArrowheads="1"/>
                    </pic:cNvPicPr>
                  </pic:nvPicPr>
                  <pic:blipFill>
                    <a:blip r:embed="rId15" cstate="print"/>
                    <a:srcRect/>
                    <a:stretch>
                      <a:fillRect/>
                    </a:stretch>
                  </pic:blipFill>
                  <pic:spPr bwMode="auto">
                    <a:xfrm>
                      <a:off x="0" y="0"/>
                      <a:ext cx="6078855" cy="4725670"/>
                    </a:xfrm>
                    <a:prstGeom prst="rect">
                      <a:avLst/>
                    </a:prstGeom>
                    <a:noFill/>
                    <a:ln w="9525">
                      <a:noFill/>
                      <a:miter lim="800000"/>
                      <a:headEnd/>
                      <a:tailEnd/>
                    </a:ln>
                  </pic:spPr>
                </pic:pic>
              </a:graphicData>
            </a:graphic>
          </wp:inline>
        </w:drawing>
      </w:r>
    </w:p>
    <w:p w:rsidR="0088511C" w:rsidRPr="0088511C" w:rsidRDefault="0088511C" w:rsidP="0088511C">
      <w:pPr>
        <w:spacing w:after="0" w:line="240" w:lineRule="auto"/>
        <w:rPr>
          <w:rFonts w:ascii="Times New Roman" w:eastAsia="Times New Roman" w:hAnsi="Times New Roman" w:cs="Times New Roman"/>
          <w:sz w:val="24"/>
          <w:szCs w:val="24"/>
        </w:rPr>
      </w:pPr>
      <w:r w:rsidRPr="0088511C">
        <w:rPr>
          <w:rFonts w:ascii="Times New Roman" w:eastAsia="Times New Roman" w:hAnsi="Times New Roman" w:cs="Times New Roman"/>
          <w:sz w:val="24"/>
          <w:szCs w:val="24"/>
        </w:rPr>
        <w:t>1st Level – Admin Side Data Flow Diagram</w:t>
      </w:r>
    </w:p>
    <w:p w:rsidR="0088511C" w:rsidRPr="0088511C" w:rsidRDefault="0088511C" w:rsidP="0088511C">
      <w:pPr>
        <w:spacing w:after="240" w:line="240" w:lineRule="auto"/>
        <w:rPr>
          <w:rFonts w:ascii="Times New Roman" w:eastAsia="Times New Roman" w:hAnsi="Times New Roman" w:cs="Times New Roman"/>
          <w:sz w:val="24"/>
          <w:szCs w:val="24"/>
        </w:rPr>
      </w:pPr>
      <w:r w:rsidRPr="0088511C">
        <w:rPr>
          <w:rFonts w:ascii="Times New Roman" w:eastAsia="Times New Roman" w:hAnsi="Times New Roman" w:cs="Times New Roman"/>
          <w:sz w:val="24"/>
          <w:szCs w:val="24"/>
        </w:rPr>
        <w:pict>
          <v:rect id="_x0000_i1037" style="width:0;height:.6pt" o:hralign="left" o:hrstd="t" o:hrnoshade="t" o:hr="t" fillcolor="black" stroked="f"/>
        </w:pict>
      </w:r>
    </w:p>
    <w:p w:rsidR="0088511C" w:rsidRPr="0088511C" w:rsidRDefault="0088511C" w:rsidP="0088511C">
      <w:pPr>
        <w:shd w:val="clear" w:color="auto" w:fill="FFFFFF"/>
        <w:spacing w:after="115" w:line="240" w:lineRule="auto"/>
        <w:jc w:val="both"/>
        <w:textAlignment w:val="baseline"/>
        <w:outlineLvl w:val="2"/>
        <w:rPr>
          <w:rFonts w:ascii="Arial" w:eastAsia="Times New Roman" w:hAnsi="Arial" w:cs="Arial"/>
          <w:color w:val="000000"/>
          <w:spacing w:val="6"/>
          <w:sz w:val="23"/>
          <w:szCs w:val="23"/>
        </w:rPr>
      </w:pPr>
      <w:r w:rsidRPr="0088511C">
        <w:rPr>
          <w:rFonts w:ascii="Arial" w:eastAsia="Times New Roman" w:hAnsi="Arial" w:cs="Arial"/>
          <w:color w:val="000000"/>
          <w:spacing w:val="6"/>
          <w:sz w:val="23"/>
          <w:szCs w:val="23"/>
        </w:rPr>
        <w:t>2nd Level – Admin side DFD (3.0)</w:t>
      </w:r>
    </w:p>
    <w:p w:rsidR="0088511C" w:rsidRDefault="0088511C" w:rsidP="0088511C">
      <w:pPr>
        <w:spacing w:after="0" w:line="240" w:lineRule="auto"/>
        <w:rPr>
          <w:rFonts w:ascii="Times New Roman" w:eastAsia="Times New Roman" w:hAnsi="Times New Roman" w:cs="Times New Roman"/>
          <w:sz w:val="24"/>
          <w:szCs w:val="24"/>
        </w:rPr>
      </w:pPr>
      <w:r>
        <w:rPr>
          <w:rFonts w:ascii="inherit" w:eastAsia="Times New Roman" w:hAnsi="inherit" w:cs="Times New Roman"/>
          <w:noProof/>
          <w:color w:val="E60000"/>
          <w:sz w:val="17"/>
          <w:szCs w:val="17"/>
          <w:bdr w:val="none" w:sz="0" w:space="0" w:color="auto" w:frame="1"/>
        </w:rPr>
        <w:lastRenderedPageBreak/>
        <w:drawing>
          <wp:inline distT="0" distB="0" distL="0" distR="0">
            <wp:extent cx="5603240" cy="4118610"/>
            <wp:effectExtent l="19050" t="0" r="0" b="0"/>
            <wp:docPr id="61" name="Picture 61" descr="df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fd">
                      <a:hlinkClick r:id="rId16"/>
                    </pic:cNvPr>
                    <pic:cNvPicPr>
                      <a:picLocks noChangeAspect="1" noChangeArrowheads="1"/>
                    </pic:cNvPicPr>
                  </pic:nvPicPr>
                  <pic:blipFill>
                    <a:blip r:embed="rId17" cstate="print"/>
                    <a:srcRect/>
                    <a:stretch>
                      <a:fillRect/>
                    </a:stretch>
                  </pic:blipFill>
                  <pic:spPr bwMode="auto">
                    <a:xfrm>
                      <a:off x="0" y="0"/>
                      <a:ext cx="5603240" cy="4118610"/>
                    </a:xfrm>
                    <a:prstGeom prst="rect">
                      <a:avLst/>
                    </a:prstGeom>
                    <a:noFill/>
                    <a:ln w="9525">
                      <a:noFill/>
                      <a:miter lim="800000"/>
                      <a:headEnd/>
                      <a:tailEnd/>
                    </a:ln>
                  </pic:spPr>
                </pic:pic>
              </a:graphicData>
            </a:graphic>
          </wp:inline>
        </w:drawing>
      </w:r>
    </w:p>
    <w:p w:rsidR="0088511C" w:rsidRPr="0088511C" w:rsidRDefault="0088511C" w:rsidP="0088511C">
      <w:pPr>
        <w:spacing w:after="0" w:line="240" w:lineRule="auto"/>
        <w:rPr>
          <w:rFonts w:ascii="Times New Roman" w:eastAsia="Times New Roman" w:hAnsi="Times New Roman" w:cs="Times New Roman"/>
          <w:sz w:val="24"/>
          <w:szCs w:val="24"/>
        </w:rPr>
      </w:pPr>
      <w:r w:rsidRPr="0088511C">
        <w:rPr>
          <w:rFonts w:ascii="Times New Roman" w:eastAsia="Times New Roman" w:hAnsi="Times New Roman" w:cs="Times New Roman"/>
          <w:sz w:val="24"/>
          <w:szCs w:val="24"/>
        </w:rPr>
        <w:t>DFD for online shopping website project</w:t>
      </w:r>
    </w:p>
    <w:p w:rsidR="0088511C" w:rsidRPr="0088511C" w:rsidRDefault="0088511C" w:rsidP="0088511C">
      <w:pPr>
        <w:spacing w:after="240" w:line="240" w:lineRule="auto"/>
        <w:rPr>
          <w:rFonts w:ascii="Times New Roman" w:eastAsia="Times New Roman" w:hAnsi="Times New Roman" w:cs="Times New Roman"/>
          <w:sz w:val="24"/>
          <w:szCs w:val="24"/>
        </w:rPr>
      </w:pPr>
      <w:r w:rsidRPr="0088511C">
        <w:rPr>
          <w:rFonts w:ascii="Times New Roman" w:eastAsia="Times New Roman" w:hAnsi="Times New Roman" w:cs="Times New Roman"/>
          <w:sz w:val="24"/>
          <w:szCs w:val="24"/>
        </w:rPr>
        <w:pict>
          <v:rect id="_x0000_i1038" style="width:0;height:.6pt" o:hralign="left" o:hrstd="t" o:hrnoshade="t" o:hr="t" fillcolor="black" stroked="f"/>
        </w:pict>
      </w:r>
    </w:p>
    <w:p w:rsidR="0088511C" w:rsidRPr="0088511C" w:rsidRDefault="0088511C" w:rsidP="0088511C">
      <w:pPr>
        <w:shd w:val="clear" w:color="auto" w:fill="FFFFFF"/>
        <w:spacing w:after="115" w:line="240" w:lineRule="auto"/>
        <w:jc w:val="both"/>
        <w:textAlignment w:val="baseline"/>
        <w:outlineLvl w:val="2"/>
        <w:rPr>
          <w:rFonts w:ascii="Arial" w:eastAsia="Times New Roman" w:hAnsi="Arial" w:cs="Arial"/>
          <w:color w:val="000000"/>
          <w:spacing w:val="6"/>
          <w:sz w:val="23"/>
          <w:szCs w:val="23"/>
        </w:rPr>
      </w:pPr>
      <w:r w:rsidRPr="0088511C">
        <w:rPr>
          <w:rFonts w:ascii="Arial" w:eastAsia="Times New Roman" w:hAnsi="Arial" w:cs="Arial"/>
          <w:color w:val="000000"/>
          <w:spacing w:val="6"/>
          <w:sz w:val="23"/>
          <w:szCs w:val="23"/>
        </w:rPr>
        <w:t>2nd Level – Admin side DFD (4.0)</w:t>
      </w:r>
    </w:p>
    <w:p w:rsidR="0088511C" w:rsidRDefault="0088511C" w:rsidP="0088511C">
      <w:pPr>
        <w:spacing w:after="0" w:line="240" w:lineRule="auto"/>
        <w:rPr>
          <w:rFonts w:ascii="Times New Roman" w:eastAsia="Times New Roman" w:hAnsi="Times New Roman" w:cs="Times New Roman"/>
          <w:sz w:val="24"/>
          <w:szCs w:val="24"/>
        </w:rPr>
      </w:pPr>
      <w:r>
        <w:rPr>
          <w:rFonts w:ascii="inherit" w:eastAsia="Times New Roman" w:hAnsi="inherit" w:cs="Times New Roman"/>
          <w:noProof/>
          <w:color w:val="E60000"/>
          <w:sz w:val="17"/>
          <w:szCs w:val="17"/>
          <w:bdr w:val="none" w:sz="0" w:space="0" w:color="auto" w:frame="1"/>
        </w:rPr>
        <w:drawing>
          <wp:inline distT="0" distB="0" distL="0" distR="0">
            <wp:extent cx="5603240" cy="4118610"/>
            <wp:effectExtent l="19050" t="0" r="0" b="0"/>
            <wp:docPr id="63" name="Picture 63" descr="df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fd">
                      <a:hlinkClick r:id="rId18"/>
                    </pic:cNvPr>
                    <pic:cNvPicPr>
                      <a:picLocks noChangeAspect="1" noChangeArrowheads="1"/>
                    </pic:cNvPicPr>
                  </pic:nvPicPr>
                  <pic:blipFill>
                    <a:blip r:embed="rId19" cstate="print"/>
                    <a:srcRect/>
                    <a:stretch>
                      <a:fillRect/>
                    </a:stretch>
                  </pic:blipFill>
                  <pic:spPr bwMode="auto">
                    <a:xfrm>
                      <a:off x="0" y="0"/>
                      <a:ext cx="5603240" cy="4118610"/>
                    </a:xfrm>
                    <a:prstGeom prst="rect">
                      <a:avLst/>
                    </a:prstGeom>
                    <a:noFill/>
                    <a:ln w="9525">
                      <a:noFill/>
                      <a:miter lim="800000"/>
                      <a:headEnd/>
                      <a:tailEnd/>
                    </a:ln>
                  </pic:spPr>
                </pic:pic>
              </a:graphicData>
            </a:graphic>
          </wp:inline>
        </w:drawing>
      </w:r>
    </w:p>
    <w:p w:rsidR="0088511C" w:rsidRPr="0088511C" w:rsidRDefault="0088511C" w:rsidP="0088511C">
      <w:pPr>
        <w:spacing w:after="0" w:line="240" w:lineRule="auto"/>
        <w:rPr>
          <w:rFonts w:ascii="Times New Roman" w:eastAsia="Times New Roman" w:hAnsi="Times New Roman" w:cs="Times New Roman"/>
          <w:sz w:val="24"/>
          <w:szCs w:val="24"/>
        </w:rPr>
      </w:pPr>
      <w:r w:rsidRPr="0088511C">
        <w:rPr>
          <w:rFonts w:ascii="Times New Roman" w:eastAsia="Times New Roman" w:hAnsi="Times New Roman" w:cs="Times New Roman"/>
          <w:sz w:val="24"/>
          <w:szCs w:val="24"/>
        </w:rPr>
        <w:lastRenderedPageBreak/>
        <w:t>Admin side DFD for online shopping website project</w:t>
      </w:r>
    </w:p>
    <w:p w:rsidR="0088511C" w:rsidRPr="0088511C" w:rsidRDefault="0088511C" w:rsidP="0088511C">
      <w:pPr>
        <w:spacing w:after="240" w:line="240" w:lineRule="auto"/>
        <w:rPr>
          <w:rFonts w:ascii="Times New Roman" w:eastAsia="Times New Roman" w:hAnsi="Times New Roman" w:cs="Times New Roman"/>
          <w:sz w:val="24"/>
          <w:szCs w:val="24"/>
        </w:rPr>
      </w:pPr>
      <w:r w:rsidRPr="0088511C">
        <w:rPr>
          <w:rFonts w:ascii="Times New Roman" w:eastAsia="Times New Roman" w:hAnsi="Times New Roman" w:cs="Times New Roman"/>
          <w:sz w:val="24"/>
          <w:szCs w:val="24"/>
        </w:rPr>
        <w:pict>
          <v:rect id="_x0000_i1039" style="width:0;height:.6pt" o:hralign="left" o:hrstd="t" o:hrnoshade="t" o:hr="t" fillcolor="black" stroked="f"/>
        </w:pict>
      </w:r>
    </w:p>
    <w:p w:rsidR="0088511C" w:rsidRPr="0088511C" w:rsidRDefault="0088511C" w:rsidP="0088511C">
      <w:pPr>
        <w:shd w:val="clear" w:color="auto" w:fill="FFFFFF"/>
        <w:spacing w:after="115" w:line="240" w:lineRule="auto"/>
        <w:jc w:val="both"/>
        <w:textAlignment w:val="baseline"/>
        <w:outlineLvl w:val="2"/>
        <w:rPr>
          <w:rFonts w:ascii="Arial" w:eastAsia="Times New Roman" w:hAnsi="Arial" w:cs="Arial"/>
          <w:color w:val="000000"/>
          <w:spacing w:val="6"/>
          <w:sz w:val="23"/>
          <w:szCs w:val="23"/>
        </w:rPr>
      </w:pPr>
      <w:r w:rsidRPr="0088511C">
        <w:rPr>
          <w:rFonts w:ascii="Arial" w:eastAsia="Times New Roman" w:hAnsi="Arial" w:cs="Arial"/>
          <w:color w:val="000000"/>
          <w:spacing w:val="6"/>
          <w:sz w:val="23"/>
          <w:szCs w:val="23"/>
        </w:rPr>
        <w:t>2nd Level – Admin side DFD (5.0)</w:t>
      </w:r>
    </w:p>
    <w:p w:rsidR="0088511C" w:rsidRDefault="0088511C" w:rsidP="0088511C">
      <w:pPr>
        <w:spacing w:after="0" w:line="240" w:lineRule="auto"/>
        <w:rPr>
          <w:rFonts w:ascii="Times New Roman" w:eastAsia="Times New Roman" w:hAnsi="Times New Roman" w:cs="Times New Roman"/>
          <w:sz w:val="24"/>
          <w:szCs w:val="24"/>
        </w:rPr>
      </w:pPr>
      <w:r>
        <w:rPr>
          <w:rFonts w:ascii="inherit" w:eastAsia="Times New Roman" w:hAnsi="inherit" w:cs="Times New Roman"/>
          <w:noProof/>
          <w:color w:val="E60000"/>
          <w:sz w:val="17"/>
          <w:szCs w:val="17"/>
          <w:bdr w:val="none" w:sz="0" w:space="0" w:color="auto" w:frame="1"/>
        </w:rPr>
        <w:drawing>
          <wp:inline distT="0" distB="0" distL="0" distR="0">
            <wp:extent cx="5603240" cy="4989195"/>
            <wp:effectExtent l="19050" t="0" r="0" b="0"/>
            <wp:docPr id="65" name="Picture 65" descr="df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fd">
                      <a:hlinkClick r:id="rId20"/>
                    </pic:cNvPr>
                    <pic:cNvPicPr>
                      <a:picLocks noChangeAspect="1" noChangeArrowheads="1"/>
                    </pic:cNvPicPr>
                  </pic:nvPicPr>
                  <pic:blipFill>
                    <a:blip r:embed="rId21" cstate="print"/>
                    <a:srcRect/>
                    <a:stretch>
                      <a:fillRect/>
                    </a:stretch>
                  </pic:blipFill>
                  <pic:spPr bwMode="auto">
                    <a:xfrm>
                      <a:off x="0" y="0"/>
                      <a:ext cx="5603240" cy="4989195"/>
                    </a:xfrm>
                    <a:prstGeom prst="rect">
                      <a:avLst/>
                    </a:prstGeom>
                    <a:noFill/>
                    <a:ln w="9525">
                      <a:noFill/>
                      <a:miter lim="800000"/>
                      <a:headEnd/>
                      <a:tailEnd/>
                    </a:ln>
                  </pic:spPr>
                </pic:pic>
              </a:graphicData>
            </a:graphic>
          </wp:inline>
        </w:drawing>
      </w:r>
    </w:p>
    <w:p w:rsidR="0088511C" w:rsidRPr="0088511C" w:rsidRDefault="0088511C" w:rsidP="0088511C">
      <w:pPr>
        <w:spacing w:after="0" w:line="240" w:lineRule="auto"/>
        <w:rPr>
          <w:rFonts w:ascii="Times New Roman" w:eastAsia="Times New Roman" w:hAnsi="Times New Roman" w:cs="Times New Roman"/>
          <w:sz w:val="24"/>
          <w:szCs w:val="24"/>
        </w:rPr>
      </w:pPr>
      <w:r w:rsidRPr="0088511C">
        <w:rPr>
          <w:rFonts w:ascii="Times New Roman" w:eastAsia="Times New Roman" w:hAnsi="Times New Roman" w:cs="Times New Roman"/>
          <w:sz w:val="24"/>
          <w:szCs w:val="24"/>
        </w:rPr>
        <w:t>Admin side DFD for online shopping website project</w:t>
      </w:r>
    </w:p>
    <w:p w:rsidR="0088511C" w:rsidRPr="0088511C" w:rsidRDefault="0088511C" w:rsidP="0088511C">
      <w:pPr>
        <w:spacing w:after="240" w:line="240" w:lineRule="auto"/>
        <w:rPr>
          <w:rFonts w:ascii="Times New Roman" w:eastAsia="Times New Roman" w:hAnsi="Times New Roman" w:cs="Times New Roman"/>
          <w:sz w:val="24"/>
          <w:szCs w:val="24"/>
        </w:rPr>
      </w:pPr>
      <w:r w:rsidRPr="0088511C">
        <w:rPr>
          <w:rFonts w:ascii="Times New Roman" w:eastAsia="Times New Roman" w:hAnsi="Times New Roman" w:cs="Times New Roman"/>
          <w:sz w:val="24"/>
          <w:szCs w:val="24"/>
        </w:rPr>
        <w:pict>
          <v:rect id="_x0000_i1040" style="width:0;height:.6pt" o:hralign="left" o:hrstd="t" o:hrnoshade="t" o:hr="t" fillcolor="black" stroked="f"/>
        </w:pict>
      </w:r>
    </w:p>
    <w:p w:rsidR="0088511C" w:rsidRPr="0088511C" w:rsidRDefault="0088511C" w:rsidP="0088511C">
      <w:pPr>
        <w:shd w:val="clear" w:color="auto" w:fill="FFFFFF"/>
        <w:spacing w:after="115" w:line="240" w:lineRule="auto"/>
        <w:jc w:val="both"/>
        <w:textAlignment w:val="baseline"/>
        <w:outlineLvl w:val="1"/>
        <w:rPr>
          <w:rFonts w:ascii="Arial" w:eastAsia="Times New Roman" w:hAnsi="Arial" w:cs="Arial"/>
          <w:color w:val="000000"/>
          <w:spacing w:val="6"/>
          <w:sz w:val="28"/>
          <w:szCs w:val="28"/>
        </w:rPr>
      </w:pPr>
      <w:r w:rsidRPr="0088511C">
        <w:rPr>
          <w:rFonts w:ascii="Arial" w:eastAsia="Times New Roman" w:hAnsi="Arial" w:cs="Arial"/>
          <w:color w:val="000000"/>
          <w:spacing w:val="6"/>
          <w:sz w:val="28"/>
          <w:szCs w:val="28"/>
        </w:rPr>
        <w:t>1st level – User side Data flow Diagram</w:t>
      </w:r>
    </w:p>
    <w:p w:rsidR="0088511C" w:rsidRPr="0088511C" w:rsidRDefault="0088511C" w:rsidP="0088511C">
      <w:pPr>
        <w:shd w:val="clear" w:color="auto" w:fill="FFFFFF"/>
        <w:spacing w:after="138" w:line="240" w:lineRule="auto"/>
        <w:jc w:val="both"/>
        <w:textAlignment w:val="baseline"/>
        <w:rPr>
          <w:rFonts w:ascii="Verdana" w:eastAsia="Times New Roman" w:hAnsi="Verdana" w:cs="Times New Roman"/>
          <w:color w:val="000000"/>
          <w:sz w:val="17"/>
          <w:szCs w:val="17"/>
        </w:rPr>
      </w:pPr>
      <w:r w:rsidRPr="0088511C">
        <w:rPr>
          <w:rFonts w:ascii="Verdana" w:eastAsia="Times New Roman" w:hAnsi="Verdana" w:cs="Times New Roman"/>
          <w:color w:val="000000"/>
          <w:sz w:val="17"/>
          <w:szCs w:val="17"/>
        </w:rPr>
        <w:t>The user is all people who operate or visit our website. User is a customer of a website. User can first select product for buy, user must have to register in our system for purchase any item from our website. after register he can login to site and buy item by making online payment through any bank debit card or credit card.</w:t>
      </w:r>
    </w:p>
    <w:p w:rsidR="0088511C" w:rsidRDefault="0088511C" w:rsidP="0088511C">
      <w:pPr>
        <w:spacing w:after="0" w:line="240" w:lineRule="auto"/>
        <w:rPr>
          <w:rFonts w:ascii="Times New Roman" w:eastAsia="Times New Roman" w:hAnsi="Times New Roman" w:cs="Times New Roman"/>
          <w:sz w:val="24"/>
          <w:szCs w:val="24"/>
        </w:rPr>
      </w:pPr>
      <w:r>
        <w:rPr>
          <w:rFonts w:ascii="inherit" w:eastAsia="Times New Roman" w:hAnsi="inherit" w:cs="Times New Roman"/>
          <w:noProof/>
          <w:color w:val="E60000"/>
          <w:sz w:val="17"/>
          <w:szCs w:val="17"/>
          <w:bdr w:val="none" w:sz="0" w:space="0" w:color="auto" w:frame="1"/>
        </w:rPr>
        <w:lastRenderedPageBreak/>
        <w:drawing>
          <wp:inline distT="0" distB="0" distL="0" distR="0">
            <wp:extent cx="6276340" cy="6751955"/>
            <wp:effectExtent l="19050" t="0" r="0" b="0"/>
            <wp:docPr id="67" name="Picture 67" descr="data flow diagram">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ata flow diagram">
                      <a:hlinkClick r:id="rId22"/>
                    </pic:cNvPr>
                    <pic:cNvPicPr>
                      <a:picLocks noChangeAspect="1" noChangeArrowheads="1"/>
                    </pic:cNvPicPr>
                  </pic:nvPicPr>
                  <pic:blipFill>
                    <a:blip r:embed="rId23" cstate="print"/>
                    <a:srcRect/>
                    <a:stretch>
                      <a:fillRect/>
                    </a:stretch>
                  </pic:blipFill>
                  <pic:spPr bwMode="auto">
                    <a:xfrm>
                      <a:off x="0" y="0"/>
                      <a:ext cx="6276340" cy="6751955"/>
                    </a:xfrm>
                    <a:prstGeom prst="rect">
                      <a:avLst/>
                    </a:prstGeom>
                    <a:noFill/>
                    <a:ln w="9525">
                      <a:noFill/>
                      <a:miter lim="800000"/>
                      <a:headEnd/>
                      <a:tailEnd/>
                    </a:ln>
                  </pic:spPr>
                </pic:pic>
              </a:graphicData>
            </a:graphic>
          </wp:inline>
        </w:drawing>
      </w:r>
    </w:p>
    <w:p w:rsidR="0088511C" w:rsidRPr="0088511C" w:rsidRDefault="0088511C" w:rsidP="0088511C">
      <w:pPr>
        <w:spacing w:after="0" w:line="240" w:lineRule="auto"/>
        <w:rPr>
          <w:rFonts w:ascii="Times New Roman" w:eastAsia="Times New Roman" w:hAnsi="Times New Roman" w:cs="Times New Roman"/>
          <w:sz w:val="24"/>
          <w:szCs w:val="24"/>
        </w:rPr>
      </w:pPr>
      <w:r w:rsidRPr="0088511C">
        <w:rPr>
          <w:rFonts w:ascii="Times New Roman" w:eastAsia="Times New Roman" w:hAnsi="Times New Roman" w:cs="Times New Roman"/>
          <w:sz w:val="24"/>
          <w:szCs w:val="24"/>
        </w:rPr>
        <w:t>User side DFD for online shopping website project</w:t>
      </w:r>
    </w:p>
    <w:p w:rsidR="0088511C" w:rsidRPr="0088511C" w:rsidRDefault="0088511C" w:rsidP="0088511C">
      <w:pPr>
        <w:spacing w:after="240" w:line="240" w:lineRule="auto"/>
        <w:rPr>
          <w:rFonts w:ascii="Times New Roman" w:eastAsia="Times New Roman" w:hAnsi="Times New Roman" w:cs="Times New Roman"/>
          <w:sz w:val="24"/>
          <w:szCs w:val="24"/>
        </w:rPr>
      </w:pPr>
      <w:r w:rsidRPr="0088511C">
        <w:rPr>
          <w:rFonts w:ascii="Times New Roman" w:eastAsia="Times New Roman" w:hAnsi="Times New Roman" w:cs="Times New Roman"/>
          <w:sz w:val="24"/>
          <w:szCs w:val="24"/>
        </w:rPr>
        <w:pict>
          <v:rect id="_x0000_i1041" style="width:0;height:.6pt" o:hralign="left" o:hrstd="t" o:hrnoshade="t" o:hr="t" fillcolor="black" stroked="f"/>
        </w:pict>
      </w:r>
    </w:p>
    <w:p w:rsidR="0088511C" w:rsidRPr="0088511C" w:rsidRDefault="0088511C" w:rsidP="0088511C">
      <w:pPr>
        <w:shd w:val="clear" w:color="auto" w:fill="FFFFFF"/>
        <w:spacing w:after="115" w:line="240" w:lineRule="auto"/>
        <w:jc w:val="both"/>
        <w:textAlignment w:val="baseline"/>
        <w:outlineLvl w:val="2"/>
        <w:rPr>
          <w:rFonts w:ascii="Arial" w:eastAsia="Times New Roman" w:hAnsi="Arial" w:cs="Arial"/>
          <w:color w:val="000000"/>
          <w:spacing w:val="6"/>
          <w:sz w:val="23"/>
          <w:szCs w:val="23"/>
        </w:rPr>
      </w:pPr>
      <w:r w:rsidRPr="0088511C">
        <w:rPr>
          <w:rFonts w:ascii="Arial" w:eastAsia="Times New Roman" w:hAnsi="Arial" w:cs="Arial"/>
          <w:color w:val="000000"/>
          <w:spacing w:val="6"/>
          <w:sz w:val="23"/>
          <w:szCs w:val="23"/>
        </w:rPr>
        <w:t>2nd level – User side DFD (4.0)</w:t>
      </w:r>
    </w:p>
    <w:p w:rsidR="0088511C" w:rsidRDefault="0088511C" w:rsidP="0088511C">
      <w:pPr>
        <w:spacing w:after="0" w:line="240" w:lineRule="auto"/>
        <w:rPr>
          <w:rFonts w:ascii="Times New Roman" w:eastAsia="Times New Roman" w:hAnsi="Times New Roman" w:cs="Times New Roman"/>
          <w:sz w:val="24"/>
          <w:szCs w:val="24"/>
        </w:rPr>
      </w:pPr>
      <w:r>
        <w:rPr>
          <w:rFonts w:ascii="inherit" w:eastAsia="Times New Roman" w:hAnsi="inherit" w:cs="Times New Roman"/>
          <w:noProof/>
          <w:color w:val="E60000"/>
          <w:sz w:val="17"/>
          <w:szCs w:val="17"/>
          <w:bdr w:val="none" w:sz="0" w:space="0" w:color="auto" w:frame="1"/>
        </w:rPr>
        <w:lastRenderedPageBreak/>
        <w:drawing>
          <wp:inline distT="0" distB="0" distL="0" distR="0">
            <wp:extent cx="6276340" cy="4118610"/>
            <wp:effectExtent l="19050" t="0" r="0" b="0"/>
            <wp:docPr id="69" name="Picture 69" descr="df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fd">
                      <a:hlinkClick r:id="rId24"/>
                    </pic:cNvPr>
                    <pic:cNvPicPr>
                      <a:picLocks noChangeAspect="1" noChangeArrowheads="1"/>
                    </pic:cNvPicPr>
                  </pic:nvPicPr>
                  <pic:blipFill>
                    <a:blip r:embed="rId25" cstate="print"/>
                    <a:srcRect/>
                    <a:stretch>
                      <a:fillRect/>
                    </a:stretch>
                  </pic:blipFill>
                  <pic:spPr bwMode="auto">
                    <a:xfrm>
                      <a:off x="0" y="0"/>
                      <a:ext cx="6276340" cy="4118610"/>
                    </a:xfrm>
                    <a:prstGeom prst="rect">
                      <a:avLst/>
                    </a:prstGeom>
                    <a:noFill/>
                    <a:ln w="9525">
                      <a:noFill/>
                      <a:miter lim="800000"/>
                      <a:headEnd/>
                      <a:tailEnd/>
                    </a:ln>
                  </pic:spPr>
                </pic:pic>
              </a:graphicData>
            </a:graphic>
          </wp:inline>
        </w:drawing>
      </w:r>
    </w:p>
    <w:p w:rsidR="0088511C" w:rsidRPr="0088511C" w:rsidRDefault="0088511C" w:rsidP="0088511C">
      <w:pPr>
        <w:spacing w:after="0" w:line="240" w:lineRule="auto"/>
        <w:rPr>
          <w:rFonts w:ascii="Times New Roman" w:eastAsia="Times New Roman" w:hAnsi="Times New Roman" w:cs="Times New Roman"/>
          <w:sz w:val="24"/>
          <w:szCs w:val="24"/>
        </w:rPr>
      </w:pPr>
      <w:r w:rsidRPr="0088511C">
        <w:rPr>
          <w:rFonts w:ascii="Times New Roman" w:eastAsia="Times New Roman" w:hAnsi="Times New Roman" w:cs="Times New Roman"/>
          <w:sz w:val="24"/>
          <w:szCs w:val="24"/>
        </w:rPr>
        <w:t>User side DFD for online shopping website project</w:t>
      </w:r>
    </w:p>
    <w:p w:rsidR="0088511C" w:rsidRPr="0088511C" w:rsidRDefault="0088511C" w:rsidP="0088511C">
      <w:pPr>
        <w:spacing w:after="240" w:line="240" w:lineRule="auto"/>
        <w:rPr>
          <w:rFonts w:ascii="Times New Roman" w:eastAsia="Times New Roman" w:hAnsi="Times New Roman" w:cs="Times New Roman"/>
          <w:sz w:val="24"/>
          <w:szCs w:val="24"/>
        </w:rPr>
      </w:pPr>
      <w:r w:rsidRPr="0088511C">
        <w:rPr>
          <w:rFonts w:ascii="Times New Roman" w:eastAsia="Times New Roman" w:hAnsi="Times New Roman" w:cs="Times New Roman"/>
          <w:sz w:val="24"/>
          <w:szCs w:val="24"/>
        </w:rPr>
        <w:pict>
          <v:rect id="_x0000_i1042" style="width:0;height:.6pt" o:hralign="left" o:hrstd="t" o:hrnoshade="t" o:hr="t" fillcolor="black" stroked="f"/>
        </w:pict>
      </w:r>
    </w:p>
    <w:p w:rsidR="0088511C" w:rsidRPr="0088511C" w:rsidRDefault="0088511C" w:rsidP="0088511C">
      <w:pPr>
        <w:shd w:val="clear" w:color="auto" w:fill="FFFFFF"/>
        <w:spacing w:after="138" w:line="240" w:lineRule="auto"/>
        <w:jc w:val="both"/>
        <w:textAlignment w:val="baseline"/>
        <w:rPr>
          <w:rFonts w:ascii="Verdana" w:eastAsia="Times New Roman" w:hAnsi="Verdana" w:cs="Times New Roman"/>
          <w:color w:val="000000"/>
          <w:sz w:val="17"/>
          <w:szCs w:val="17"/>
        </w:rPr>
      </w:pPr>
      <w:r w:rsidRPr="0088511C">
        <w:rPr>
          <w:rFonts w:ascii="Verdana" w:eastAsia="Times New Roman" w:hAnsi="Verdana" w:cs="Times New Roman"/>
          <w:color w:val="000000"/>
          <w:sz w:val="17"/>
          <w:szCs w:val="17"/>
        </w:rPr>
        <w:t> </w:t>
      </w:r>
    </w:p>
    <w:p w:rsidR="0088511C" w:rsidRPr="0088511C" w:rsidRDefault="0088511C" w:rsidP="0088511C">
      <w:pPr>
        <w:shd w:val="clear" w:color="auto" w:fill="FFFFFF"/>
        <w:spacing w:after="115" w:line="240" w:lineRule="auto"/>
        <w:jc w:val="both"/>
        <w:textAlignment w:val="baseline"/>
        <w:outlineLvl w:val="2"/>
        <w:rPr>
          <w:rFonts w:ascii="Arial" w:eastAsia="Times New Roman" w:hAnsi="Arial" w:cs="Arial"/>
          <w:color w:val="000000"/>
          <w:spacing w:val="6"/>
          <w:sz w:val="23"/>
          <w:szCs w:val="23"/>
        </w:rPr>
      </w:pPr>
      <w:r w:rsidRPr="0088511C">
        <w:rPr>
          <w:rFonts w:ascii="Arial" w:eastAsia="Times New Roman" w:hAnsi="Arial" w:cs="Arial"/>
          <w:color w:val="000000"/>
          <w:spacing w:val="6"/>
          <w:sz w:val="23"/>
          <w:szCs w:val="23"/>
        </w:rPr>
        <w:t>2nd level – User side DFD (5.0)</w:t>
      </w:r>
    </w:p>
    <w:p w:rsidR="0088511C" w:rsidRDefault="0088511C" w:rsidP="0088511C">
      <w:pPr>
        <w:rPr>
          <w:rFonts w:ascii="Times New Roman" w:eastAsia="Times New Roman" w:hAnsi="Times New Roman" w:cs="Times New Roman"/>
          <w:sz w:val="24"/>
          <w:szCs w:val="24"/>
        </w:rPr>
      </w:pPr>
      <w:r>
        <w:rPr>
          <w:rFonts w:ascii="inherit" w:eastAsia="Times New Roman" w:hAnsi="inherit" w:cs="Times New Roman"/>
          <w:noProof/>
          <w:color w:val="E60000"/>
          <w:sz w:val="17"/>
          <w:szCs w:val="17"/>
          <w:bdr w:val="none" w:sz="0" w:space="0" w:color="auto" w:frame="1"/>
        </w:rPr>
        <w:lastRenderedPageBreak/>
        <w:drawing>
          <wp:inline distT="0" distB="0" distL="0" distR="0">
            <wp:extent cx="6276340" cy="4118610"/>
            <wp:effectExtent l="19050" t="0" r="0" b="0"/>
            <wp:docPr id="71" name="Picture 71" descr="df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fd">
                      <a:hlinkClick r:id="rId26"/>
                    </pic:cNvPr>
                    <pic:cNvPicPr>
                      <a:picLocks noChangeAspect="1" noChangeArrowheads="1"/>
                    </pic:cNvPicPr>
                  </pic:nvPicPr>
                  <pic:blipFill>
                    <a:blip r:embed="rId27" cstate="print"/>
                    <a:srcRect/>
                    <a:stretch>
                      <a:fillRect/>
                    </a:stretch>
                  </pic:blipFill>
                  <pic:spPr bwMode="auto">
                    <a:xfrm>
                      <a:off x="0" y="0"/>
                      <a:ext cx="6276340" cy="4118610"/>
                    </a:xfrm>
                    <a:prstGeom prst="rect">
                      <a:avLst/>
                    </a:prstGeom>
                    <a:noFill/>
                    <a:ln w="9525">
                      <a:noFill/>
                      <a:miter lim="800000"/>
                      <a:headEnd/>
                      <a:tailEnd/>
                    </a:ln>
                  </pic:spPr>
                </pic:pic>
              </a:graphicData>
            </a:graphic>
          </wp:inline>
        </w:drawing>
      </w:r>
    </w:p>
    <w:p w:rsidR="001A4D4B" w:rsidRDefault="0088511C" w:rsidP="0088511C">
      <w:pPr>
        <w:rPr>
          <w:rFonts w:ascii="Times New Roman" w:eastAsia="Times New Roman" w:hAnsi="Times New Roman" w:cs="Times New Roman"/>
          <w:sz w:val="24"/>
          <w:szCs w:val="24"/>
        </w:rPr>
      </w:pPr>
      <w:r w:rsidRPr="0088511C">
        <w:rPr>
          <w:rFonts w:ascii="Times New Roman" w:eastAsia="Times New Roman" w:hAnsi="Times New Roman" w:cs="Times New Roman"/>
          <w:sz w:val="24"/>
          <w:szCs w:val="24"/>
        </w:rPr>
        <w:t>DFD for online shopping website project</w:t>
      </w:r>
    </w:p>
    <w:p w:rsidR="00441F8E" w:rsidRDefault="00441F8E" w:rsidP="00441F8E">
      <w:pPr>
        <w:pStyle w:val="Heading2"/>
        <w:shd w:val="clear" w:color="auto" w:fill="FFFFFF"/>
        <w:spacing w:before="0" w:beforeAutospacing="0" w:after="115" w:afterAutospacing="0"/>
        <w:jc w:val="both"/>
        <w:textAlignment w:val="baseline"/>
        <w:rPr>
          <w:rFonts w:ascii="Arial" w:hAnsi="Arial" w:cs="Arial"/>
          <w:b w:val="0"/>
          <w:bCs w:val="0"/>
          <w:color w:val="000000"/>
          <w:spacing w:val="6"/>
          <w:sz w:val="28"/>
          <w:szCs w:val="28"/>
        </w:rPr>
      </w:pPr>
      <w:r>
        <w:rPr>
          <w:rFonts w:ascii="Arial" w:hAnsi="Arial" w:cs="Arial"/>
          <w:b w:val="0"/>
          <w:bCs w:val="0"/>
          <w:color w:val="000000"/>
          <w:spacing w:val="6"/>
          <w:sz w:val="28"/>
          <w:szCs w:val="28"/>
        </w:rPr>
        <w:t>Data Flow Diagram – Hospital Management System</w:t>
      </w:r>
    </w:p>
    <w:p w:rsidR="00204691" w:rsidRPr="00204691" w:rsidRDefault="00204691" w:rsidP="00204691">
      <w:pPr>
        <w:shd w:val="clear" w:color="auto" w:fill="FFFFFF"/>
        <w:spacing w:after="115" w:line="240" w:lineRule="auto"/>
        <w:jc w:val="both"/>
        <w:textAlignment w:val="baseline"/>
        <w:outlineLvl w:val="2"/>
        <w:rPr>
          <w:rFonts w:ascii="Arial" w:eastAsia="Times New Roman" w:hAnsi="Arial" w:cs="Arial"/>
          <w:color w:val="000000"/>
          <w:spacing w:val="6"/>
          <w:sz w:val="23"/>
          <w:szCs w:val="23"/>
        </w:rPr>
      </w:pPr>
      <w:r w:rsidRPr="00204691">
        <w:rPr>
          <w:rFonts w:ascii="Arial" w:eastAsia="Times New Roman" w:hAnsi="Arial" w:cs="Arial"/>
          <w:color w:val="000000"/>
          <w:spacing w:val="6"/>
          <w:sz w:val="23"/>
          <w:szCs w:val="23"/>
        </w:rPr>
        <w:t>Context level DFD – 0 level</w:t>
      </w:r>
    </w:p>
    <w:p w:rsidR="00204691" w:rsidRPr="00204691" w:rsidRDefault="00204691" w:rsidP="00204691">
      <w:pPr>
        <w:shd w:val="clear" w:color="auto" w:fill="FFFFFF"/>
        <w:spacing w:after="138" w:line="240" w:lineRule="auto"/>
        <w:jc w:val="both"/>
        <w:textAlignment w:val="baseline"/>
        <w:rPr>
          <w:rFonts w:ascii="Verdana" w:eastAsia="Times New Roman" w:hAnsi="Verdana" w:cs="Times New Roman"/>
          <w:color w:val="000000"/>
          <w:sz w:val="17"/>
          <w:szCs w:val="17"/>
        </w:rPr>
      </w:pPr>
      <w:r w:rsidRPr="00204691">
        <w:rPr>
          <w:rFonts w:ascii="Verdana" w:eastAsia="Times New Roman" w:hAnsi="Verdana" w:cs="Times New Roman"/>
          <w:color w:val="000000"/>
          <w:sz w:val="17"/>
          <w:szCs w:val="17"/>
        </w:rPr>
        <w:t>The context level data flow diagram (dfd) is describe the whole system. It shows the all user module who operate the system. The Hospital management system data flow diagram shows there is only one user hospital admin staff to run the system.</w:t>
      </w:r>
    </w:p>
    <w:p w:rsidR="00204691" w:rsidRDefault="00204691" w:rsidP="002046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76900" cy="2647950"/>
            <wp:effectExtent l="19050" t="0" r="0" b="0"/>
            <wp:docPr id="91" name="Picture 91" descr="meeraacadem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eeraacademy.com"/>
                    <pic:cNvPicPr>
                      <a:picLocks noChangeAspect="1" noChangeArrowheads="1"/>
                    </pic:cNvPicPr>
                  </pic:nvPicPr>
                  <pic:blipFill>
                    <a:blip r:embed="rId36" cstate="print"/>
                    <a:srcRect/>
                    <a:stretch>
                      <a:fillRect/>
                    </a:stretch>
                  </pic:blipFill>
                  <pic:spPr bwMode="auto">
                    <a:xfrm>
                      <a:off x="0" y="0"/>
                      <a:ext cx="5676900" cy="2647950"/>
                    </a:xfrm>
                    <a:prstGeom prst="rect">
                      <a:avLst/>
                    </a:prstGeom>
                    <a:noFill/>
                    <a:ln w="9525">
                      <a:noFill/>
                      <a:miter lim="800000"/>
                      <a:headEnd/>
                      <a:tailEnd/>
                    </a:ln>
                  </pic:spPr>
                </pic:pic>
              </a:graphicData>
            </a:graphic>
          </wp:inline>
        </w:drawing>
      </w:r>
    </w:p>
    <w:p w:rsidR="00204691" w:rsidRPr="00204691" w:rsidRDefault="00204691" w:rsidP="00204691">
      <w:pPr>
        <w:spacing w:after="0" w:line="240" w:lineRule="auto"/>
        <w:rPr>
          <w:rFonts w:ascii="Times New Roman" w:eastAsia="Times New Roman" w:hAnsi="Times New Roman" w:cs="Times New Roman"/>
          <w:sz w:val="24"/>
          <w:szCs w:val="24"/>
        </w:rPr>
      </w:pPr>
      <w:r w:rsidRPr="00204691">
        <w:rPr>
          <w:rFonts w:ascii="Times New Roman" w:eastAsia="Times New Roman" w:hAnsi="Times New Roman" w:cs="Times New Roman"/>
          <w:sz w:val="24"/>
          <w:szCs w:val="24"/>
        </w:rPr>
        <w:t>DFD 0 Level – Hospital Management System</w:t>
      </w:r>
    </w:p>
    <w:p w:rsidR="00204691" w:rsidRPr="00204691" w:rsidRDefault="00204691" w:rsidP="00204691">
      <w:pPr>
        <w:spacing w:after="240" w:line="240" w:lineRule="auto"/>
        <w:rPr>
          <w:rFonts w:ascii="Times New Roman" w:eastAsia="Times New Roman" w:hAnsi="Times New Roman" w:cs="Times New Roman"/>
          <w:sz w:val="24"/>
          <w:szCs w:val="24"/>
        </w:rPr>
      </w:pPr>
      <w:r w:rsidRPr="00204691">
        <w:rPr>
          <w:rFonts w:ascii="Times New Roman" w:eastAsia="Times New Roman" w:hAnsi="Times New Roman" w:cs="Times New Roman"/>
          <w:sz w:val="24"/>
          <w:szCs w:val="24"/>
        </w:rPr>
        <w:pict>
          <v:rect id="_x0000_i1043" style="width:0;height:.6pt" o:hralign="left" o:hrstd="t" o:hrnoshade="t" o:hr="t" fillcolor="black" stroked="f"/>
        </w:pict>
      </w:r>
    </w:p>
    <w:p w:rsidR="00204691" w:rsidRPr="00204691" w:rsidRDefault="00204691" w:rsidP="00204691">
      <w:pPr>
        <w:shd w:val="clear" w:color="auto" w:fill="FFFFFF"/>
        <w:spacing w:after="115" w:line="240" w:lineRule="auto"/>
        <w:jc w:val="both"/>
        <w:textAlignment w:val="baseline"/>
        <w:outlineLvl w:val="2"/>
        <w:rPr>
          <w:rFonts w:ascii="Arial" w:eastAsia="Times New Roman" w:hAnsi="Arial" w:cs="Arial"/>
          <w:color w:val="000000"/>
          <w:spacing w:val="6"/>
          <w:sz w:val="23"/>
          <w:szCs w:val="23"/>
        </w:rPr>
      </w:pPr>
      <w:r w:rsidRPr="00204691">
        <w:rPr>
          <w:rFonts w:ascii="Arial" w:eastAsia="Times New Roman" w:hAnsi="Arial" w:cs="Arial"/>
          <w:color w:val="000000"/>
          <w:spacing w:val="6"/>
          <w:sz w:val="23"/>
          <w:szCs w:val="23"/>
        </w:rPr>
        <w:t>1st  Level DFD  – Hospital Management System</w:t>
      </w:r>
    </w:p>
    <w:p w:rsidR="00204691" w:rsidRPr="00204691" w:rsidRDefault="00204691" w:rsidP="002046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525260" cy="5683885"/>
            <wp:effectExtent l="19050" t="0" r="8890" b="0"/>
            <wp:docPr id="93" name="Picture 93" descr="meeraacade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eeraacadey.com"/>
                    <pic:cNvPicPr>
                      <a:picLocks noChangeAspect="1" noChangeArrowheads="1"/>
                    </pic:cNvPicPr>
                  </pic:nvPicPr>
                  <pic:blipFill>
                    <a:blip r:embed="rId37" cstate="print"/>
                    <a:srcRect/>
                    <a:stretch>
                      <a:fillRect/>
                    </a:stretch>
                  </pic:blipFill>
                  <pic:spPr bwMode="auto">
                    <a:xfrm>
                      <a:off x="0" y="0"/>
                      <a:ext cx="6525260" cy="5683885"/>
                    </a:xfrm>
                    <a:prstGeom prst="rect">
                      <a:avLst/>
                    </a:prstGeom>
                    <a:noFill/>
                    <a:ln w="9525">
                      <a:noFill/>
                      <a:miter lim="800000"/>
                      <a:headEnd/>
                      <a:tailEnd/>
                    </a:ln>
                  </pic:spPr>
                </pic:pic>
              </a:graphicData>
            </a:graphic>
          </wp:inline>
        </w:drawing>
      </w:r>
      <w:r w:rsidRPr="00204691">
        <w:rPr>
          <w:rFonts w:ascii="Times New Roman" w:eastAsia="Times New Roman" w:hAnsi="Times New Roman" w:cs="Times New Roman"/>
          <w:sz w:val="24"/>
          <w:szCs w:val="24"/>
        </w:rPr>
        <w:t>DFD 1 Level – Hospital Management System</w:t>
      </w:r>
    </w:p>
    <w:p w:rsidR="00204691" w:rsidRPr="00204691" w:rsidRDefault="00204691" w:rsidP="00204691">
      <w:pPr>
        <w:spacing w:after="240" w:line="240" w:lineRule="auto"/>
        <w:rPr>
          <w:rFonts w:ascii="Times New Roman" w:eastAsia="Times New Roman" w:hAnsi="Times New Roman" w:cs="Times New Roman"/>
          <w:sz w:val="24"/>
          <w:szCs w:val="24"/>
        </w:rPr>
      </w:pPr>
      <w:r w:rsidRPr="00204691">
        <w:rPr>
          <w:rFonts w:ascii="Times New Roman" w:eastAsia="Times New Roman" w:hAnsi="Times New Roman" w:cs="Times New Roman"/>
          <w:sz w:val="24"/>
          <w:szCs w:val="24"/>
        </w:rPr>
        <w:pict>
          <v:rect id="_x0000_i1044" style="width:0;height:.6pt" o:hralign="left" o:hrstd="t" o:hrnoshade="t" o:hr="t" fillcolor="black" stroked="f"/>
        </w:pict>
      </w:r>
    </w:p>
    <w:p w:rsidR="00204691" w:rsidRPr="00204691" w:rsidRDefault="00204691" w:rsidP="00204691">
      <w:pPr>
        <w:shd w:val="clear" w:color="auto" w:fill="FFFFFF"/>
        <w:spacing w:after="115" w:line="240" w:lineRule="auto"/>
        <w:jc w:val="both"/>
        <w:textAlignment w:val="baseline"/>
        <w:outlineLvl w:val="2"/>
        <w:rPr>
          <w:rFonts w:ascii="Arial" w:eastAsia="Times New Roman" w:hAnsi="Arial" w:cs="Arial"/>
          <w:color w:val="000000"/>
          <w:spacing w:val="6"/>
          <w:sz w:val="23"/>
          <w:szCs w:val="23"/>
        </w:rPr>
      </w:pPr>
      <w:r w:rsidRPr="00204691">
        <w:rPr>
          <w:rFonts w:ascii="Arial" w:eastAsia="Times New Roman" w:hAnsi="Arial" w:cs="Arial"/>
          <w:color w:val="000000"/>
          <w:spacing w:val="6"/>
          <w:sz w:val="23"/>
          <w:szCs w:val="23"/>
        </w:rPr>
        <w:t>2nd Level DFD (2.0) – Hospital management System</w:t>
      </w:r>
    </w:p>
    <w:p w:rsidR="00204691" w:rsidRPr="00204691" w:rsidRDefault="00204691" w:rsidP="002046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525260" cy="5683885"/>
            <wp:effectExtent l="19050" t="0" r="8890" b="0"/>
            <wp:docPr id="95" name="Picture 95" descr="meeraacadem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eeraacademy.com"/>
                    <pic:cNvPicPr>
                      <a:picLocks noChangeAspect="1" noChangeArrowheads="1"/>
                    </pic:cNvPicPr>
                  </pic:nvPicPr>
                  <pic:blipFill>
                    <a:blip r:embed="rId38" cstate="print"/>
                    <a:srcRect/>
                    <a:stretch>
                      <a:fillRect/>
                    </a:stretch>
                  </pic:blipFill>
                  <pic:spPr bwMode="auto">
                    <a:xfrm>
                      <a:off x="0" y="0"/>
                      <a:ext cx="6525260" cy="5683885"/>
                    </a:xfrm>
                    <a:prstGeom prst="rect">
                      <a:avLst/>
                    </a:prstGeom>
                    <a:noFill/>
                    <a:ln w="9525">
                      <a:noFill/>
                      <a:miter lim="800000"/>
                      <a:headEnd/>
                      <a:tailEnd/>
                    </a:ln>
                  </pic:spPr>
                </pic:pic>
              </a:graphicData>
            </a:graphic>
          </wp:inline>
        </w:drawing>
      </w:r>
      <w:r w:rsidRPr="00204691">
        <w:rPr>
          <w:rFonts w:ascii="Times New Roman" w:eastAsia="Times New Roman" w:hAnsi="Times New Roman" w:cs="Times New Roman"/>
          <w:sz w:val="24"/>
          <w:szCs w:val="24"/>
        </w:rPr>
        <w:t>DFD 2nd Level (2.0) – Hospital Management System</w:t>
      </w:r>
    </w:p>
    <w:p w:rsidR="00204691" w:rsidRPr="00204691" w:rsidRDefault="00204691" w:rsidP="00204691">
      <w:pPr>
        <w:spacing w:after="240" w:line="240" w:lineRule="auto"/>
        <w:rPr>
          <w:rFonts w:ascii="Times New Roman" w:eastAsia="Times New Roman" w:hAnsi="Times New Roman" w:cs="Times New Roman"/>
          <w:sz w:val="24"/>
          <w:szCs w:val="24"/>
        </w:rPr>
      </w:pPr>
      <w:r w:rsidRPr="00204691">
        <w:rPr>
          <w:rFonts w:ascii="Times New Roman" w:eastAsia="Times New Roman" w:hAnsi="Times New Roman" w:cs="Times New Roman"/>
          <w:sz w:val="24"/>
          <w:szCs w:val="24"/>
        </w:rPr>
        <w:pict>
          <v:rect id="_x0000_i1045" style="width:0;height:.6pt" o:hralign="left" o:hrstd="t" o:hrnoshade="t" o:hr="t" fillcolor="black" stroked="f"/>
        </w:pict>
      </w:r>
    </w:p>
    <w:p w:rsidR="00204691" w:rsidRPr="00204691" w:rsidRDefault="00204691" w:rsidP="00204691">
      <w:pPr>
        <w:shd w:val="clear" w:color="auto" w:fill="FFFFFF"/>
        <w:spacing w:after="115" w:line="240" w:lineRule="auto"/>
        <w:jc w:val="both"/>
        <w:textAlignment w:val="baseline"/>
        <w:outlineLvl w:val="2"/>
        <w:rPr>
          <w:rFonts w:ascii="Arial" w:eastAsia="Times New Roman" w:hAnsi="Arial" w:cs="Arial"/>
          <w:color w:val="000000"/>
          <w:spacing w:val="6"/>
          <w:sz w:val="23"/>
          <w:szCs w:val="23"/>
        </w:rPr>
      </w:pPr>
      <w:r w:rsidRPr="00204691">
        <w:rPr>
          <w:rFonts w:ascii="Arial" w:eastAsia="Times New Roman" w:hAnsi="Arial" w:cs="Arial"/>
          <w:color w:val="000000"/>
          <w:spacing w:val="6"/>
          <w:sz w:val="23"/>
          <w:szCs w:val="23"/>
        </w:rPr>
        <w:t>2nd Level DFD (3.0) – Hospital management System</w:t>
      </w:r>
    </w:p>
    <w:p w:rsidR="00204691" w:rsidRPr="00204691" w:rsidRDefault="00204691" w:rsidP="002046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525260" cy="5683885"/>
            <wp:effectExtent l="19050" t="0" r="8890" b="0"/>
            <wp:docPr id="97" name="Picture 97" descr="meeraacadem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eeraacademy.com"/>
                    <pic:cNvPicPr>
                      <a:picLocks noChangeAspect="1" noChangeArrowheads="1"/>
                    </pic:cNvPicPr>
                  </pic:nvPicPr>
                  <pic:blipFill>
                    <a:blip r:embed="rId39" cstate="print"/>
                    <a:srcRect/>
                    <a:stretch>
                      <a:fillRect/>
                    </a:stretch>
                  </pic:blipFill>
                  <pic:spPr bwMode="auto">
                    <a:xfrm>
                      <a:off x="0" y="0"/>
                      <a:ext cx="6525260" cy="5683885"/>
                    </a:xfrm>
                    <a:prstGeom prst="rect">
                      <a:avLst/>
                    </a:prstGeom>
                    <a:noFill/>
                    <a:ln w="9525">
                      <a:noFill/>
                      <a:miter lim="800000"/>
                      <a:headEnd/>
                      <a:tailEnd/>
                    </a:ln>
                  </pic:spPr>
                </pic:pic>
              </a:graphicData>
            </a:graphic>
          </wp:inline>
        </w:drawing>
      </w:r>
      <w:r w:rsidRPr="00204691">
        <w:rPr>
          <w:rFonts w:ascii="Times New Roman" w:eastAsia="Times New Roman" w:hAnsi="Times New Roman" w:cs="Times New Roman"/>
          <w:sz w:val="24"/>
          <w:szCs w:val="24"/>
        </w:rPr>
        <w:t>DFD 2nd Level (3.0)- Hospital Management System C#.Net Project</w:t>
      </w:r>
    </w:p>
    <w:p w:rsidR="00204691" w:rsidRPr="00204691" w:rsidRDefault="00204691" w:rsidP="00204691">
      <w:pPr>
        <w:spacing w:after="240" w:line="240" w:lineRule="auto"/>
        <w:rPr>
          <w:rFonts w:ascii="Times New Roman" w:eastAsia="Times New Roman" w:hAnsi="Times New Roman" w:cs="Times New Roman"/>
          <w:sz w:val="24"/>
          <w:szCs w:val="24"/>
        </w:rPr>
      </w:pPr>
      <w:r w:rsidRPr="00204691">
        <w:rPr>
          <w:rFonts w:ascii="Times New Roman" w:eastAsia="Times New Roman" w:hAnsi="Times New Roman" w:cs="Times New Roman"/>
          <w:sz w:val="24"/>
          <w:szCs w:val="24"/>
        </w:rPr>
        <w:pict>
          <v:rect id="_x0000_i1046" style="width:0;height:.6pt" o:hralign="left" o:hrstd="t" o:hrnoshade="t" o:hr="t" fillcolor="black" stroked="f"/>
        </w:pict>
      </w:r>
    </w:p>
    <w:p w:rsidR="00204691" w:rsidRPr="00204691" w:rsidRDefault="00204691" w:rsidP="00204691">
      <w:pPr>
        <w:shd w:val="clear" w:color="auto" w:fill="FFFFFF"/>
        <w:spacing w:after="115" w:line="240" w:lineRule="auto"/>
        <w:jc w:val="both"/>
        <w:textAlignment w:val="baseline"/>
        <w:outlineLvl w:val="2"/>
        <w:rPr>
          <w:rFonts w:ascii="Arial" w:eastAsia="Times New Roman" w:hAnsi="Arial" w:cs="Arial"/>
          <w:color w:val="000000"/>
          <w:spacing w:val="6"/>
          <w:sz w:val="23"/>
          <w:szCs w:val="23"/>
        </w:rPr>
      </w:pPr>
      <w:r w:rsidRPr="00204691">
        <w:rPr>
          <w:rFonts w:ascii="Arial" w:eastAsia="Times New Roman" w:hAnsi="Arial" w:cs="Arial"/>
          <w:color w:val="000000"/>
          <w:spacing w:val="6"/>
          <w:sz w:val="23"/>
          <w:szCs w:val="23"/>
        </w:rPr>
        <w:t>2nd Level DFD (4.0) – Hospital management System</w:t>
      </w:r>
    </w:p>
    <w:p w:rsidR="00204691" w:rsidRPr="00204691" w:rsidRDefault="00204691" w:rsidP="002046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525260" cy="5683885"/>
            <wp:effectExtent l="19050" t="0" r="8890" b="0"/>
            <wp:docPr id="99" name="Picture 99" descr="meeraacadem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eeraacademy.com"/>
                    <pic:cNvPicPr>
                      <a:picLocks noChangeAspect="1" noChangeArrowheads="1"/>
                    </pic:cNvPicPr>
                  </pic:nvPicPr>
                  <pic:blipFill>
                    <a:blip r:embed="rId40" cstate="print"/>
                    <a:srcRect/>
                    <a:stretch>
                      <a:fillRect/>
                    </a:stretch>
                  </pic:blipFill>
                  <pic:spPr bwMode="auto">
                    <a:xfrm>
                      <a:off x="0" y="0"/>
                      <a:ext cx="6525260" cy="5683885"/>
                    </a:xfrm>
                    <a:prstGeom prst="rect">
                      <a:avLst/>
                    </a:prstGeom>
                    <a:noFill/>
                    <a:ln w="9525">
                      <a:noFill/>
                      <a:miter lim="800000"/>
                      <a:headEnd/>
                      <a:tailEnd/>
                    </a:ln>
                  </pic:spPr>
                </pic:pic>
              </a:graphicData>
            </a:graphic>
          </wp:inline>
        </w:drawing>
      </w:r>
      <w:r w:rsidRPr="00204691">
        <w:rPr>
          <w:rFonts w:ascii="Times New Roman" w:eastAsia="Times New Roman" w:hAnsi="Times New Roman" w:cs="Times New Roman"/>
          <w:sz w:val="24"/>
          <w:szCs w:val="24"/>
        </w:rPr>
        <w:t>DFD 2nd Level (4.0) – Hospital Management System</w:t>
      </w:r>
    </w:p>
    <w:p w:rsidR="00204691" w:rsidRPr="00204691" w:rsidRDefault="00204691" w:rsidP="00204691">
      <w:pPr>
        <w:spacing w:after="240" w:line="240" w:lineRule="auto"/>
        <w:rPr>
          <w:rFonts w:ascii="Times New Roman" w:eastAsia="Times New Roman" w:hAnsi="Times New Roman" w:cs="Times New Roman"/>
          <w:sz w:val="24"/>
          <w:szCs w:val="24"/>
        </w:rPr>
      </w:pPr>
      <w:r w:rsidRPr="00204691">
        <w:rPr>
          <w:rFonts w:ascii="Times New Roman" w:eastAsia="Times New Roman" w:hAnsi="Times New Roman" w:cs="Times New Roman"/>
          <w:sz w:val="24"/>
          <w:szCs w:val="24"/>
        </w:rPr>
        <w:pict>
          <v:rect id="_x0000_i1047" style="width:0;height:.6pt" o:hralign="left" o:hrstd="t" o:hrnoshade="t" o:hr="t" fillcolor="black" stroked="f"/>
        </w:pict>
      </w:r>
    </w:p>
    <w:p w:rsidR="00204691" w:rsidRPr="00204691" w:rsidRDefault="00204691" w:rsidP="00204691">
      <w:pPr>
        <w:shd w:val="clear" w:color="auto" w:fill="FFFFFF"/>
        <w:spacing w:after="115" w:line="240" w:lineRule="auto"/>
        <w:jc w:val="both"/>
        <w:textAlignment w:val="baseline"/>
        <w:outlineLvl w:val="2"/>
        <w:rPr>
          <w:rFonts w:ascii="Arial" w:eastAsia="Times New Roman" w:hAnsi="Arial" w:cs="Arial"/>
          <w:color w:val="000000"/>
          <w:spacing w:val="6"/>
          <w:sz w:val="23"/>
          <w:szCs w:val="23"/>
        </w:rPr>
      </w:pPr>
      <w:r w:rsidRPr="00204691">
        <w:rPr>
          <w:rFonts w:ascii="Arial" w:eastAsia="Times New Roman" w:hAnsi="Arial" w:cs="Arial"/>
          <w:color w:val="000000"/>
          <w:spacing w:val="6"/>
          <w:sz w:val="23"/>
          <w:szCs w:val="23"/>
        </w:rPr>
        <w:t>2nd Level DFD (5.0) – Hospital management System</w:t>
      </w:r>
    </w:p>
    <w:p w:rsidR="00204691" w:rsidRPr="00204691" w:rsidRDefault="00204691" w:rsidP="002046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525260" cy="5683885"/>
            <wp:effectExtent l="19050" t="0" r="8890" b="0"/>
            <wp:docPr id="101" name="Picture 101" descr="meeraacadem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eeraacademy.com"/>
                    <pic:cNvPicPr>
                      <a:picLocks noChangeAspect="1" noChangeArrowheads="1"/>
                    </pic:cNvPicPr>
                  </pic:nvPicPr>
                  <pic:blipFill>
                    <a:blip r:embed="rId41" cstate="print"/>
                    <a:srcRect/>
                    <a:stretch>
                      <a:fillRect/>
                    </a:stretch>
                  </pic:blipFill>
                  <pic:spPr bwMode="auto">
                    <a:xfrm>
                      <a:off x="0" y="0"/>
                      <a:ext cx="6525260" cy="5683885"/>
                    </a:xfrm>
                    <a:prstGeom prst="rect">
                      <a:avLst/>
                    </a:prstGeom>
                    <a:noFill/>
                    <a:ln w="9525">
                      <a:noFill/>
                      <a:miter lim="800000"/>
                      <a:headEnd/>
                      <a:tailEnd/>
                    </a:ln>
                  </pic:spPr>
                </pic:pic>
              </a:graphicData>
            </a:graphic>
          </wp:inline>
        </w:drawing>
      </w:r>
      <w:r w:rsidRPr="00204691">
        <w:rPr>
          <w:rFonts w:ascii="Times New Roman" w:eastAsia="Times New Roman" w:hAnsi="Times New Roman" w:cs="Times New Roman"/>
          <w:sz w:val="24"/>
          <w:szCs w:val="24"/>
        </w:rPr>
        <w:t>DFD 2nd Level (5.0) – Hospital Management System</w:t>
      </w:r>
    </w:p>
    <w:p w:rsidR="00204691" w:rsidRPr="00204691" w:rsidRDefault="00204691" w:rsidP="00204691">
      <w:pPr>
        <w:spacing w:after="240" w:line="240" w:lineRule="auto"/>
        <w:rPr>
          <w:rFonts w:ascii="Times New Roman" w:eastAsia="Times New Roman" w:hAnsi="Times New Roman" w:cs="Times New Roman"/>
          <w:sz w:val="24"/>
          <w:szCs w:val="24"/>
        </w:rPr>
      </w:pPr>
      <w:r w:rsidRPr="00204691">
        <w:rPr>
          <w:rFonts w:ascii="Times New Roman" w:eastAsia="Times New Roman" w:hAnsi="Times New Roman" w:cs="Times New Roman"/>
          <w:sz w:val="24"/>
          <w:szCs w:val="24"/>
        </w:rPr>
        <w:pict>
          <v:rect id="_x0000_i1048" style="width:0;height:.6pt" o:hralign="left" o:hrstd="t" o:hrnoshade="t" o:hr="t" fillcolor="black" stroked="f"/>
        </w:pict>
      </w:r>
    </w:p>
    <w:p w:rsidR="00204691" w:rsidRPr="00204691" w:rsidRDefault="00204691" w:rsidP="00204691">
      <w:pPr>
        <w:shd w:val="clear" w:color="auto" w:fill="FFFFFF"/>
        <w:spacing w:after="115" w:line="240" w:lineRule="auto"/>
        <w:jc w:val="both"/>
        <w:textAlignment w:val="baseline"/>
        <w:outlineLvl w:val="2"/>
        <w:rPr>
          <w:rFonts w:ascii="Arial" w:eastAsia="Times New Roman" w:hAnsi="Arial" w:cs="Arial"/>
          <w:color w:val="000000"/>
          <w:spacing w:val="6"/>
          <w:sz w:val="23"/>
          <w:szCs w:val="23"/>
        </w:rPr>
      </w:pPr>
      <w:r w:rsidRPr="00204691">
        <w:rPr>
          <w:rFonts w:ascii="Arial" w:eastAsia="Times New Roman" w:hAnsi="Arial" w:cs="Arial"/>
          <w:color w:val="000000"/>
          <w:spacing w:val="6"/>
          <w:sz w:val="23"/>
          <w:szCs w:val="23"/>
        </w:rPr>
        <w:t>3rd Level DFD (4.2) – Hospital management System</w:t>
      </w:r>
    </w:p>
    <w:p w:rsidR="001A4D4B" w:rsidRDefault="00204691" w:rsidP="0020469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525260" cy="5683885"/>
            <wp:effectExtent l="19050" t="0" r="8890" b="0"/>
            <wp:docPr id="103" name="Picture 103" descr="meeraacadem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eeraacademy.com"/>
                    <pic:cNvPicPr>
                      <a:picLocks noChangeAspect="1" noChangeArrowheads="1"/>
                    </pic:cNvPicPr>
                  </pic:nvPicPr>
                  <pic:blipFill>
                    <a:blip r:embed="rId42" cstate="print"/>
                    <a:srcRect/>
                    <a:stretch>
                      <a:fillRect/>
                    </a:stretch>
                  </pic:blipFill>
                  <pic:spPr bwMode="auto">
                    <a:xfrm>
                      <a:off x="0" y="0"/>
                      <a:ext cx="6525260" cy="5683885"/>
                    </a:xfrm>
                    <a:prstGeom prst="rect">
                      <a:avLst/>
                    </a:prstGeom>
                    <a:noFill/>
                    <a:ln w="9525">
                      <a:noFill/>
                      <a:miter lim="800000"/>
                      <a:headEnd/>
                      <a:tailEnd/>
                    </a:ln>
                  </pic:spPr>
                </pic:pic>
              </a:graphicData>
            </a:graphic>
          </wp:inline>
        </w:drawing>
      </w:r>
      <w:r w:rsidRPr="00204691">
        <w:rPr>
          <w:rFonts w:ascii="Times New Roman" w:eastAsia="Times New Roman" w:hAnsi="Times New Roman" w:cs="Times New Roman"/>
          <w:sz w:val="24"/>
          <w:szCs w:val="24"/>
        </w:rPr>
        <w:t>DFD 3rd Level (4.2) – Hospital Management System</w:t>
      </w:r>
    </w:p>
    <w:p w:rsidR="001A4D4B" w:rsidRDefault="001A4D4B">
      <w:r>
        <w:br w:type="page"/>
      </w:r>
    </w:p>
    <w:p w:rsidR="00FC4942" w:rsidRDefault="00FC4942"/>
    <w:p w:rsidR="00FC4942" w:rsidRDefault="00FC4942" w:rsidP="00FC4942">
      <w:pPr>
        <w:pStyle w:val="Heading2"/>
        <w:shd w:val="clear" w:color="auto" w:fill="FFFFFF"/>
        <w:spacing w:before="0" w:beforeAutospacing="0" w:after="187" w:afterAutospacing="0"/>
        <w:jc w:val="both"/>
        <w:textAlignment w:val="baseline"/>
        <w:rPr>
          <w:rFonts w:ascii="Arial" w:hAnsi="Arial" w:cs="Arial"/>
          <w:b w:val="0"/>
          <w:bCs w:val="0"/>
          <w:color w:val="000000"/>
          <w:spacing w:val="9"/>
          <w:sz w:val="45"/>
          <w:szCs w:val="45"/>
        </w:rPr>
      </w:pPr>
      <w:r>
        <w:rPr>
          <w:rFonts w:ascii="Arial" w:hAnsi="Arial" w:cs="Arial"/>
          <w:b w:val="0"/>
          <w:bCs w:val="0"/>
          <w:color w:val="000000"/>
          <w:spacing w:val="9"/>
          <w:sz w:val="45"/>
          <w:szCs w:val="45"/>
        </w:rPr>
        <w:t>Data Flow Diagram for Online Teaching Project</w:t>
      </w:r>
    </w:p>
    <w:p w:rsidR="00D02A5C" w:rsidRPr="00D02A5C" w:rsidRDefault="00D02A5C" w:rsidP="00D02A5C">
      <w:pPr>
        <w:shd w:val="clear" w:color="auto" w:fill="FFFFFF"/>
        <w:spacing w:after="187" w:line="240" w:lineRule="auto"/>
        <w:jc w:val="both"/>
        <w:textAlignment w:val="baseline"/>
        <w:outlineLvl w:val="2"/>
        <w:rPr>
          <w:rFonts w:ascii="Arial" w:eastAsia="Times New Roman" w:hAnsi="Arial" w:cs="Arial"/>
          <w:color w:val="000000"/>
          <w:spacing w:val="9"/>
          <w:sz w:val="37"/>
          <w:szCs w:val="37"/>
        </w:rPr>
      </w:pPr>
      <w:r w:rsidRPr="00D02A5C">
        <w:rPr>
          <w:rFonts w:ascii="Arial" w:eastAsia="Times New Roman" w:hAnsi="Arial" w:cs="Arial"/>
          <w:color w:val="000000"/>
          <w:spacing w:val="9"/>
          <w:sz w:val="37"/>
          <w:szCs w:val="37"/>
        </w:rPr>
        <w:t>Context Level Diagram (0 level DFD)</w:t>
      </w:r>
    </w:p>
    <w:p w:rsidR="00D02A5C" w:rsidRPr="00D02A5C" w:rsidRDefault="00D02A5C" w:rsidP="00D02A5C">
      <w:pPr>
        <w:shd w:val="clear" w:color="auto" w:fill="FFFFFF"/>
        <w:spacing w:after="224" w:line="240" w:lineRule="auto"/>
        <w:jc w:val="both"/>
        <w:textAlignment w:val="baseline"/>
        <w:rPr>
          <w:rFonts w:ascii="Verdana" w:eastAsia="Times New Roman" w:hAnsi="Verdana" w:cs="Times New Roman"/>
          <w:color w:val="000000"/>
          <w:sz w:val="28"/>
          <w:szCs w:val="28"/>
        </w:rPr>
      </w:pPr>
      <w:r w:rsidRPr="00D02A5C">
        <w:rPr>
          <w:rFonts w:ascii="Verdana" w:eastAsia="Times New Roman" w:hAnsi="Verdana" w:cs="Times New Roman"/>
          <w:color w:val="000000"/>
          <w:sz w:val="28"/>
          <w:szCs w:val="28"/>
        </w:rPr>
        <w:t>The context level data flow diagram (dfd) is describe the whole system. The (o) level DFD describe all user module who operate the system. Below data flow diagram of online teaching website shows the three user can operate the system Admin, Teacher and Student.</w:t>
      </w:r>
    </w:p>
    <w:p w:rsidR="00D77479" w:rsidRDefault="00D02A5C" w:rsidP="00D02A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71515" cy="1911985"/>
            <wp:effectExtent l="19050" t="0" r="635" b="0"/>
            <wp:docPr id="123" name="Picture 123" descr="DFD for Online Teaching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FD for Online Teaching Project"/>
                    <pic:cNvPicPr>
                      <a:picLocks noChangeAspect="1" noChangeArrowheads="1"/>
                    </pic:cNvPicPr>
                  </pic:nvPicPr>
                  <pic:blipFill>
                    <a:blip r:embed="rId43" cstate="print"/>
                    <a:srcRect/>
                    <a:stretch>
                      <a:fillRect/>
                    </a:stretch>
                  </pic:blipFill>
                  <pic:spPr bwMode="auto">
                    <a:xfrm>
                      <a:off x="0" y="0"/>
                      <a:ext cx="5771515" cy="1911985"/>
                    </a:xfrm>
                    <a:prstGeom prst="rect">
                      <a:avLst/>
                    </a:prstGeom>
                    <a:noFill/>
                    <a:ln w="9525">
                      <a:noFill/>
                      <a:miter lim="800000"/>
                      <a:headEnd/>
                      <a:tailEnd/>
                    </a:ln>
                  </pic:spPr>
                </pic:pic>
              </a:graphicData>
            </a:graphic>
          </wp:inline>
        </w:drawing>
      </w:r>
    </w:p>
    <w:p w:rsidR="00D02A5C" w:rsidRPr="00D02A5C" w:rsidRDefault="00D02A5C" w:rsidP="00D02A5C">
      <w:pPr>
        <w:spacing w:after="0" w:line="240" w:lineRule="auto"/>
        <w:rPr>
          <w:rFonts w:ascii="Times New Roman" w:eastAsia="Times New Roman" w:hAnsi="Times New Roman" w:cs="Times New Roman"/>
          <w:sz w:val="24"/>
          <w:szCs w:val="24"/>
        </w:rPr>
      </w:pPr>
      <w:r w:rsidRPr="00D02A5C">
        <w:rPr>
          <w:rFonts w:ascii="Times New Roman" w:eastAsia="Times New Roman" w:hAnsi="Times New Roman" w:cs="Times New Roman"/>
          <w:sz w:val="24"/>
          <w:szCs w:val="24"/>
        </w:rPr>
        <w:t>DFD for Online Teaching Project</w:t>
      </w:r>
    </w:p>
    <w:p w:rsidR="00D02A5C" w:rsidRPr="00D02A5C" w:rsidRDefault="00D02A5C" w:rsidP="00D02A5C">
      <w:pPr>
        <w:spacing w:after="240" w:line="240" w:lineRule="auto"/>
        <w:rPr>
          <w:rFonts w:ascii="Times New Roman" w:eastAsia="Times New Roman" w:hAnsi="Times New Roman" w:cs="Times New Roman"/>
          <w:sz w:val="24"/>
          <w:szCs w:val="24"/>
        </w:rPr>
      </w:pPr>
      <w:r w:rsidRPr="00D02A5C">
        <w:rPr>
          <w:rFonts w:ascii="Times New Roman" w:eastAsia="Times New Roman" w:hAnsi="Times New Roman" w:cs="Times New Roman"/>
          <w:sz w:val="24"/>
          <w:szCs w:val="24"/>
        </w:rPr>
        <w:pict>
          <v:rect id="_x0000_i1049" style="width:0;height:.95pt" o:hralign="left" o:hrstd="t" o:hrnoshade="t" o:hr="t" fillcolor="black" stroked="f"/>
        </w:pict>
      </w:r>
    </w:p>
    <w:p w:rsidR="00D02A5C" w:rsidRPr="00D02A5C" w:rsidRDefault="00D02A5C" w:rsidP="00D02A5C">
      <w:pPr>
        <w:shd w:val="clear" w:color="auto" w:fill="FFFFFF"/>
        <w:spacing w:after="187" w:line="240" w:lineRule="auto"/>
        <w:jc w:val="both"/>
        <w:textAlignment w:val="baseline"/>
        <w:outlineLvl w:val="2"/>
        <w:rPr>
          <w:rFonts w:ascii="Arial" w:eastAsia="Times New Roman" w:hAnsi="Arial" w:cs="Arial"/>
          <w:color w:val="000000"/>
          <w:spacing w:val="9"/>
          <w:sz w:val="37"/>
          <w:szCs w:val="37"/>
        </w:rPr>
      </w:pPr>
      <w:r w:rsidRPr="00D02A5C">
        <w:rPr>
          <w:rFonts w:ascii="Arial" w:eastAsia="Times New Roman" w:hAnsi="Arial" w:cs="Arial"/>
          <w:color w:val="000000"/>
          <w:spacing w:val="9"/>
          <w:sz w:val="37"/>
          <w:szCs w:val="37"/>
        </w:rPr>
        <w:t>Admin Side DFD</w:t>
      </w:r>
    </w:p>
    <w:p w:rsidR="00D77479" w:rsidRDefault="00D02A5C" w:rsidP="00D02A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71515" cy="5949315"/>
            <wp:effectExtent l="19050" t="0" r="635" b="0"/>
            <wp:docPr id="125" name="Picture 125" descr="Admin DFD for Online Teaching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dmin DFD for Online Teaching Project"/>
                    <pic:cNvPicPr>
                      <a:picLocks noChangeAspect="1" noChangeArrowheads="1"/>
                    </pic:cNvPicPr>
                  </pic:nvPicPr>
                  <pic:blipFill>
                    <a:blip r:embed="rId44" cstate="print"/>
                    <a:srcRect/>
                    <a:stretch>
                      <a:fillRect/>
                    </a:stretch>
                  </pic:blipFill>
                  <pic:spPr bwMode="auto">
                    <a:xfrm>
                      <a:off x="0" y="0"/>
                      <a:ext cx="5771515" cy="5949315"/>
                    </a:xfrm>
                    <a:prstGeom prst="rect">
                      <a:avLst/>
                    </a:prstGeom>
                    <a:noFill/>
                    <a:ln w="9525">
                      <a:noFill/>
                      <a:miter lim="800000"/>
                      <a:headEnd/>
                      <a:tailEnd/>
                    </a:ln>
                  </pic:spPr>
                </pic:pic>
              </a:graphicData>
            </a:graphic>
          </wp:inline>
        </w:drawing>
      </w:r>
    </w:p>
    <w:p w:rsidR="00D02A5C" w:rsidRPr="00D02A5C" w:rsidRDefault="00D02A5C" w:rsidP="00D02A5C">
      <w:pPr>
        <w:spacing w:after="0" w:line="240" w:lineRule="auto"/>
        <w:rPr>
          <w:rFonts w:ascii="Times New Roman" w:eastAsia="Times New Roman" w:hAnsi="Times New Roman" w:cs="Times New Roman"/>
          <w:sz w:val="24"/>
          <w:szCs w:val="24"/>
        </w:rPr>
      </w:pPr>
      <w:r w:rsidRPr="00D02A5C">
        <w:rPr>
          <w:rFonts w:ascii="Times New Roman" w:eastAsia="Times New Roman" w:hAnsi="Times New Roman" w:cs="Times New Roman"/>
          <w:sz w:val="24"/>
          <w:szCs w:val="24"/>
        </w:rPr>
        <w:t>Admin Side DFD for Online Teaching Project</w:t>
      </w:r>
    </w:p>
    <w:p w:rsidR="00D02A5C" w:rsidRPr="00D02A5C" w:rsidRDefault="00D02A5C" w:rsidP="00D02A5C">
      <w:pPr>
        <w:spacing w:after="240" w:line="240" w:lineRule="auto"/>
        <w:rPr>
          <w:rFonts w:ascii="Times New Roman" w:eastAsia="Times New Roman" w:hAnsi="Times New Roman" w:cs="Times New Roman"/>
          <w:sz w:val="24"/>
          <w:szCs w:val="24"/>
        </w:rPr>
      </w:pPr>
      <w:r w:rsidRPr="00D02A5C">
        <w:rPr>
          <w:rFonts w:ascii="Times New Roman" w:eastAsia="Times New Roman" w:hAnsi="Times New Roman" w:cs="Times New Roman"/>
          <w:sz w:val="24"/>
          <w:szCs w:val="24"/>
        </w:rPr>
        <w:pict>
          <v:rect id="_x0000_i1050" style="width:0;height:.95pt" o:hralign="left" o:hrstd="t" o:hrnoshade="t" o:hr="t" fillcolor="black" stroked="f"/>
        </w:pict>
      </w:r>
    </w:p>
    <w:p w:rsidR="00D02A5C" w:rsidRPr="00D02A5C" w:rsidRDefault="00D02A5C" w:rsidP="00D02A5C">
      <w:pPr>
        <w:shd w:val="clear" w:color="auto" w:fill="FFFFFF"/>
        <w:spacing w:after="187" w:line="240" w:lineRule="auto"/>
        <w:jc w:val="both"/>
        <w:textAlignment w:val="baseline"/>
        <w:outlineLvl w:val="2"/>
        <w:rPr>
          <w:rFonts w:ascii="Arial" w:eastAsia="Times New Roman" w:hAnsi="Arial" w:cs="Arial"/>
          <w:color w:val="000000"/>
          <w:spacing w:val="9"/>
          <w:sz w:val="37"/>
          <w:szCs w:val="37"/>
        </w:rPr>
      </w:pPr>
      <w:r w:rsidRPr="00D02A5C">
        <w:rPr>
          <w:rFonts w:ascii="Arial" w:eastAsia="Times New Roman" w:hAnsi="Arial" w:cs="Arial"/>
          <w:color w:val="000000"/>
          <w:spacing w:val="9"/>
          <w:sz w:val="37"/>
          <w:szCs w:val="37"/>
        </w:rPr>
        <w:t>Teacher Side DFD</w:t>
      </w:r>
    </w:p>
    <w:p w:rsidR="00865FC9" w:rsidRDefault="00D02A5C" w:rsidP="00D02A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71515" cy="5509895"/>
            <wp:effectExtent l="19050" t="0" r="635" b="0"/>
            <wp:docPr id="127" name="Picture 127" descr="Teacher Side DFD for Online Teaching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Teacher Side DFD for Online Teaching Project"/>
                    <pic:cNvPicPr>
                      <a:picLocks noChangeAspect="1" noChangeArrowheads="1"/>
                    </pic:cNvPicPr>
                  </pic:nvPicPr>
                  <pic:blipFill>
                    <a:blip r:embed="rId45" cstate="print"/>
                    <a:srcRect/>
                    <a:stretch>
                      <a:fillRect/>
                    </a:stretch>
                  </pic:blipFill>
                  <pic:spPr bwMode="auto">
                    <a:xfrm>
                      <a:off x="0" y="0"/>
                      <a:ext cx="5771515" cy="5509895"/>
                    </a:xfrm>
                    <a:prstGeom prst="rect">
                      <a:avLst/>
                    </a:prstGeom>
                    <a:noFill/>
                    <a:ln w="9525">
                      <a:noFill/>
                      <a:miter lim="800000"/>
                      <a:headEnd/>
                      <a:tailEnd/>
                    </a:ln>
                  </pic:spPr>
                </pic:pic>
              </a:graphicData>
            </a:graphic>
          </wp:inline>
        </w:drawing>
      </w:r>
    </w:p>
    <w:p w:rsidR="00D02A5C" w:rsidRPr="00D02A5C" w:rsidRDefault="00D02A5C" w:rsidP="00D02A5C">
      <w:pPr>
        <w:spacing w:after="0" w:line="240" w:lineRule="auto"/>
        <w:rPr>
          <w:rFonts w:ascii="Times New Roman" w:eastAsia="Times New Roman" w:hAnsi="Times New Roman" w:cs="Times New Roman"/>
          <w:sz w:val="24"/>
          <w:szCs w:val="24"/>
        </w:rPr>
      </w:pPr>
      <w:r w:rsidRPr="00D02A5C">
        <w:rPr>
          <w:rFonts w:ascii="Times New Roman" w:eastAsia="Times New Roman" w:hAnsi="Times New Roman" w:cs="Times New Roman"/>
          <w:sz w:val="24"/>
          <w:szCs w:val="24"/>
        </w:rPr>
        <w:t>Teacher Side DFD for Online Teaching Project</w:t>
      </w:r>
    </w:p>
    <w:p w:rsidR="00D02A5C" w:rsidRPr="00D02A5C" w:rsidRDefault="00D02A5C" w:rsidP="00D02A5C">
      <w:pPr>
        <w:spacing w:after="240" w:line="240" w:lineRule="auto"/>
        <w:rPr>
          <w:rFonts w:ascii="Times New Roman" w:eastAsia="Times New Roman" w:hAnsi="Times New Roman" w:cs="Times New Roman"/>
          <w:sz w:val="24"/>
          <w:szCs w:val="24"/>
        </w:rPr>
      </w:pPr>
      <w:r w:rsidRPr="00D02A5C">
        <w:rPr>
          <w:rFonts w:ascii="Times New Roman" w:eastAsia="Times New Roman" w:hAnsi="Times New Roman" w:cs="Times New Roman"/>
          <w:sz w:val="24"/>
          <w:szCs w:val="24"/>
        </w:rPr>
        <w:pict>
          <v:rect id="_x0000_i1051" style="width:0;height:.95pt" o:hralign="left" o:hrstd="t" o:hrnoshade="t" o:hr="t" fillcolor="black" stroked="f"/>
        </w:pict>
      </w:r>
    </w:p>
    <w:p w:rsidR="00D02A5C" w:rsidRPr="00D02A5C" w:rsidRDefault="00D02A5C" w:rsidP="00D02A5C">
      <w:pPr>
        <w:shd w:val="clear" w:color="auto" w:fill="FFFFFF"/>
        <w:spacing w:after="187" w:line="240" w:lineRule="auto"/>
        <w:jc w:val="both"/>
        <w:textAlignment w:val="baseline"/>
        <w:outlineLvl w:val="2"/>
        <w:rPr>
          <w:rFonts w:ascii="Arial" w:eastAsia="Times New Roman" w:hAnsi="Arial" w:cs="Arial"/>
          <w:color w:val="000000"/>
          <w:spacing w:val="9"/>
          <w:sz w:val="37"/>
          <w:szCs w:val="37"/>
        </w:rPr>
      </w:pPr>
      <w:r w:rsidRPr="00D02A5C">
        <w:rPr>
          <w:rFonts w:ascii="Arial" w:eastAsia="Times New Roman" w:hAnsi="Arial" w:cs="Arial"/>
          <w:color w:val="000000"/>
          <w:spacing w:val="9"/>
          <w:sz w:val="37"/>
          <w:szCs w:val="37"/>
        </w:rPr>
        <w:t>Student Side DFD</w:t>
      </w:r>
    </w:p>
    <w:p w:rsidR="00865FC9" w:rsidRDefault="00D02A5C" w:rsidP="00D02A5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71515" cy="6816725"/>
            <wp:effectExtent l="19050" t="0" r="635" b="0"/>
            <wp:docPr id="129" name="Picture 129" descr="Student Side DFD for Online Teaching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tudent Side DFD for Online Teaching Project"/>
                    <pic:cNvPicPr>
                      <a:picLocks noChangeAspect="1" noChangeArrowheads="1"/>
                    </pic:cNvPicPr>
                  </pic:nvPicPr>
                  <pic:blipFill>
                    <a:blip r:embed="rId46" cstate="print"/>
                    <a:srcRect/>
                    <a:stretch>
                      <a:fillRect/>
                    </a:stretch>
                  </pic:blipFill>
                  <pic:spPr bwMode="auto">
                    <a:xfrm>
                      <a:off x="0" y="0"/>
                      <a:ext cx="5771515" cy="6816725"/>
                    </a:xfrm>
                    <a:prstGeom prst="rect">
                      <a:avLst/>
                    </a:prstGeom>
                    <a:noFill/>
                    <a:ln w="9525">
                      <a:noFill/>
                      <a:miter lim="800000"/>
                      <a:headEnd/>
                      <a:tailEnd/>
                    </a:ln>
                  </pic:spPr>
                </pic:pic>
              </a:graphicData>
            </a:graphic>
          </wp:inline>
        </w:drawing>
      </w:r>
    </w:p>
    <w:p w:rsidR="00FC4942" w:rsidRDefault="00D02A5C" w:rsidP="00D02A5C">
      <w:r w:rsidRPr="00D02A5C">
        <w:rPr>
          <w:rFonts w:ascii="Times New Roman" w:eastAsia="Times New Roman" w:hAnsi="Times New Roman" w:cs="Times New Roman"/>
          <w:sz w:val="24"/>
          <w:szCs w:val="24"/>
        </w:rPr>
        <w:t>Student Side DFD for Online Teaching Project</w:t>
      </w:r>
    </w:p>
    <w:p w:rsidR="001A4D4B" w:rsidRDefault="001A4D4B">
      <w:r>
        <w:br w:type="page"/>
      </w:r>
    </w:p>
    <w:p w:rsidR="001A4D4B" w:rsidRDefault="001A4D4B">
      <w:r>
        <w:lastRenderedPageBreak/>
        <w:br w:type="page"/>
      </w:r>
    </w:p>
    <w:p w:rsidR="001A4D4B" w:rsidRDefault="005C2C33" w:rsidP="00763BF6">
      <w:hyperlink r:id="rId47" w:history="1">
        <w:r w:rsidRPr="0098723A">
          <w:rPr>
            <w:rStyle w:val="Hyperlink"/>
          </w:rPr>
          <w:t>https://meeraacademy.com/dfd-diagram-for-online-shopping-website/</w:t>
        </w:r>
      </w:hyperlink>
    </w:p>
    <w:p w:rsidR="005C2C33" w:rsidRDefault="002266D9" w:rsidP="00763BF6">
      <w:hyperlink r:id="rId48" w:history="1">
        <w:r w:rsidRPr="0098723A">
          <w:rPr>
            <w:rStyle w:val="Hyperlink"/>
          </w:rPr>
          <w:t>https://meeraacademy.com/dfd-diagram-for-student-management-system-project/</w:t>
        </w:r>
      </w:hyperlink>
    </w:p>
    <w:p w:rsidR="002266D9" w:rsidRDefault="002266D9" w:rsidP="00763BF6"/>
    <w:sectPr w:rsidR="002266D9" w:rsidSect="00763BF6">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compat>
    <w:useFELayout/>
  </w:compat>
  <w:rsids>
    <w:rsidRoot w:val="00D83CA4"/>
    <w:rsid w:val="00175AFC"/>
    <w:rsid w:val="001A4D4B"/>
    <w:rsid w:val="00204691"/>
    <w:rsid w:val="00221181"/>
    <w:rsid w:val="002266D9"/>
    <w:rsid w:val="00252BFE"/>
    <w:rsid w:val="004200BE"/>
    <w:rsid w:val="00441F8E"/>
    <w:rsid w:val="00497574"/>
    <w:rsid w:val="004B3D2F"/>
    <w:rsid w:val="004E414D"/>
    <w:rsid w:val="005C2C33"/>
    <w:rsid w:val="00763BF6"/>
    <w:rsid w:val="007E53C7"/>
    <w:rsid w:val="0082766F"/>
    <w:rsid w:val="00865FC9"/>
    <w:rsid w:val="00866DCF"/>
    <w:rsid w:val="0088511C"/>
    <w:rsid w:val="00B33700"/>
    <w:rsid w:val="00C405FA"/>
    <w:rsid w:val="00D02A5C"/>
    <w:rsid w:val="00D77479"/>
    <w:rsid w:val="00D83CA4"/>
    <w:rsid w:val="00E146FA"/>
    <w:rsid w:val="00E70C39"/>
    <w:rsid w:val="00FC49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83CA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83CA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3CA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83CA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83C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83CA4"/>
    <w:rPr>
      <w:b/>
      <w:bCs/>
    </w:rPr>
  </w:style>
  <w:style w:type="paragraph" w:styleId="BalloonText">
    <w:name w:val="Balloon Text"/>
    <w:basedOn w:val="Normal"/>
    <w:link w:val="BalloonTextChar"/>
    <w:uiPriority w:val="99"/>
    <w:semiHidden/>
    <w:unhideWhenUsed/>
    <w:rsid w:val="00D83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3CA4"/>
    <w:rPr>
      <w:rFonts w:ascii="Tahoma" w:hAnsi="Tahoma" w:cs="Tahoma"/>
      <w:sz w:val="16"/>
      <w:szCs w:val="16"/>
    </w:rPr>
  </w:style>
  <w:style w:type="character" w:styleId="Hyperlink">
    <w:name w:val="Hyperlink"/>
    <w:basedOn w:val="DefaultParagraphFont"/>
    <w:uiPriority w:val="99"/>
    <w:unhideWhenUsed/>
    <w:rsid w:val="005C2C33"/>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28139604">
      <w:bodyDiv w:val="1"/>
      <w:marLeft w:val="0"/>
      <w:marRight w:val="0"/>
      <w:marTop w:val="0"/>
      <w:marBottom w:val="0"/>
      <w:divBdr>
        <w:top w:val="none" w:sz="0" w:space="0" w:color="auto"/>
        <w:left w:val="none" w:sz="0" w:space="0" w:color="auto"/>
        <w:bottom w:val="none" w:sz="0" w:space="0" w:color="auto"/>
        <w:right w:val="none" w:sz="0" w:space="0" w:color="auto"/>
      </w:divBdr>
    </w:div>
    <w:div w:id="633218921">
      <w:bodyDiv w:val="1"/>
      <w:marLeft w:val="0"/>
      <w:marRight w:val="0"/>
      <w:marTop w:val="0"/>
      <w:marBottom w:val="0"/>
      <w:divBdr>
        <w:top w:val="none" w:sz="0" w:space="0" w:color="auto"/>
        <w:left w:val="none" w:sz="0" w:space="0" w:color="auto"/>
        <w:bottom w:val="none" w:sz="0" w:space="0" w:color="auto"/>
        <w:right w:val="none" w:sz="0" w:space="0" w:color="auto"/>
      </w:divBdr>
    </w:div>
    <w:div w:id="660037998">
      <w:bodyDiv w:val="1"/>
      <w:marLeft w:val="0"/>
      <w:marRight w:val="0"/>
      <w:marTop w:val="0"/>
      <w:marBottom w:val="0"/>
      <w:divBdr>
        <w:top w:val="none" w:sz="0" w:space="0" w:color="auto"/>
        <w:left w:val="none" w:sz="0" w:space="0" w:color="auto"/>
        <w:bottom w:val="none" w:sz="0" w:space="0" w:color="auto"/>
        <w:right w:val="none" w:sz="0" w:space="0" w:color="auto"/>
      </w:divBdr>
    </w:div>
    <w:div w:id="709452632">
      <w:bodyDiv w:val="1"/>
      <w:marLeft w:val="0"/>
      <w:marRight w:val="0"/>
      <w:marTop w:val="0"/>
      <w:marBottom w:val="0"/>
      <w:divBdr>
        <w:top w:val="none" w:sz="0" w:space="0" w:color="auto"/>
        <w:left w:val="none" w:sz="0" w:space="0" w:color="auto"/>
        <w:bottom w:val="none" w:sz="0" w:space="0" w:color="auto"/>
        <w:right w:val="none" w:sz="0" w:space="0" w:color="auto"/>
      </w:divBdr>
    </w:div>
    <w:div w:id="909465454">
      <w:bodyDiv w:val="1"/>
      <w:marLeft w:val="0"/>
      <w:marRight w:val="0"/>
      <w:marTop w:val="0"/>
      <w:marBottom w:val="0"/>
      <w:divBdr>
        <w:top w:val="none" w:sz="0" w:space="0" w:color="auto"/>
        <w:left w:val="none" w:sz="0" w:space="0" w:color="auto"/>
        <w:bottom w:val="none" w:sz="0" w:space="0" w:color="auto"/>
        <w:right w:val="none" w:sz="0" w:space="0" w:color="auto"/>
      </w:divBdr>
    </w:div>
    <w:div w:id="1170867896">
      <w:bodyDiv w:val="1"/>
      <w:marLeft w:val="0"/>
      <w:marRight w:val="0"/>
      <w:marTop w:val="0"/>
      <w:marBottom w:val="0"/>
      <w:divBdr>
        <w:top w:val="none" w:sz="0" w:space="0" w:color="auto"/>
        <w:left w:val="none" w:sz="0" w:space="0" w:color="auto"/>
        <w:bottom w:val="none" w:sz="0" w:space="0" w:color="auto"/>
        <w:right w:val="none" w:sz="0" w:space="0" w:color="auto"/>
      </w:divBdr>
    </w:div>
    <w:div w:id="1234047739">
      <w:bodyDiv w:val="1"/>
      <w:marLeft w:val="0"/>
      <w:marRight w:val="0"/>
      <w:marTop w:val="0"/>
      <w:marBottom w:val="0"/>
      <w:divBdr>
        <w:top w:val="none" w:sz="0" w:space="0" w:color="auto"/>
        <w:left w:val="none" w:sz="0" w:space="0" w:color="auto"/>
        <w:bottom w:val="none" w:sz="0" w:space="0" w:color="auto"/>
        <w:right w:val="none" w:sz="0" w:space="0" w:color="auto"/>
      </w:divBdr>
    </w:div>
    <w:div w:id="1585799457">
      <w:bodyDiv w:val="1"/>
      <w:marLeft w:val="0"/>
      <w:marRight w:val="0"/>
      <w:marTop w:val="0"/>
      <w:marBottom w:val="0"/>
      <w:divBdr>
        <w:top w:val="none" w:sz="0" w:space="0" w:color="auto"/>
        <w:left w:val="none" w:sz="0" w:space="0" w:color="auto"/>
        <w:bottom w:val="none" w:sz="0" w:space="0" w:color="auto"/>
        <w:right w:val="none" w:sz="0" w:space="0" w:color="auto"/>
      </w:divBdr>
    </w:div>
    <w:div w:id="1659769701">
      <w:bodyDiv w:val="1"/>
      <w:marLeft w:val="0"/>
      <w:marRight w:val="0"/>
      <w:marTop w:val="0"/>
      <w:marBottom w:val="0"/>
      <w:divBdr>
        <w:top w:val="none" w:sz="0" w:space="0" w:color="auto"/>
        <w:left w:val="none" w:sz="0" w:space="0" w:color="auto"/>
        <w:bottom w:val="none" w:sz="0" w:space="0" w:color="auto"/>
        <w:right w:val="none" w:sz="0" w:space="0" w:color="auto"/>
      </w:divBdr>
    </w:div>
    <w:div w:id="1823812303">
      <w:bodyDiv w:val="1"/>
      <w:marLeft w:val="0"/>
      <w:marRight w:val="0"/>
      <w:marTop w:val="0"/>
      <w:marBottom w:val="0"/>
      <w:divBdr>
        <w:top w:val="none" w:sz="0" w:space="0" w:color="auto"/>
        <w:left w:val="none" w:sz="0" w:space="0" w:color="auto"/>
        <w:bottom w:val="none" w:sz="0" w:space="0" w:color="auto"/>
        <w:right w:val="none" w:sz="0" w:space="0" w:color="auto"/>
      </w:divBdr>
    </w:div>
    <w:div w:id="1908417201">
      <w:bodyDiv w:val="1"/>
      <w:marLeft w:val="0"/>
      <w:marRight w:val="0"/>
      <w:marTop w:val="0"/>
      <w:marBottom w:val="0"/>
      <w:divBdr>
        <w:top w:val="none" w:sz="0" w:space="0" w:color="auto"/>
        <w:left w:val="none" w:sz="0" w:space="0" w:color="auto"/>
        <w:bottom w:val="none" w:sz="0" w:space="0" w:color="auto"/>
        <w:right w:val="none" w:sz="0" w:space="0" w:color="auto"/>
      </w:divBdr>
    </w:div>
    <w:div w:id="2037803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meeraacademy.com/wp-content/uploads/2016/09/admin4.0.jpg" TargetMode="External"/><Relationship Id="rId26" Type="http://schemas.openxmlformats.org/officeDocument/2006/relationships/hyperlink" Target="https://meeraacademy.com/wp-content/uploads/2016/09/usr5.0.jpg" TargetMode="External"/><Relationship Id="rId39" Type="http://schemas.openxmlformats.org/officeDocument/2006/relationships/image" Target="media/image20.jpeg"/><Relationship Id="rId3" Type="http://schemas.openxmlformats.org/officeDocument/2006/relationships/webSettings" Target="webSettings.xml"/><Relationship Id="rId21" Type="http://schemas.openxmlformats.org/officeDocument/2006/relationships/image" Target="media/image9.jpeg"/><Relationship Id="rId34" Type="http://schemas.openxmlformats.org/officeDocument/2006/relationships/hyperlink" Target="https://meeraacademy.com/wp-content/uploads/2016/09/food1admin.jpg" TargetMode="External"/><Relationship Id="rId42" Type="http://schemas.openxmlformats.org/officeDocument/2006/relationships/image" Target="media/image23.jpeg"/><Relationship Id="rId47" Type="http://schemas.openxmlformats.org/officeDocument/2006/relationships/hyperlink" Target="https://meeraacademy.com/dfd-diagram-for-online-shopping-website/" TargetMode="External"/><Relationship Id="rId50"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meeraacademy.com/wp-content/uploads/2016/09/olevel.jpg"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image" Target="media/image19.jpeg"/><Relationship Id="rId46" Type="http://schemas.openxmlformats.org/officeDocument/2006/relationships/image" Target="media/image27.jpeg"/><Relationship Id="rId2" Type="http://schemas.openxmlformats.org/officeDocument/2006/relationships/settings" Target="settings.xml"/><Relationship Id="rId16" Type="http://schemas.openxmlformats.org/officeDocument/2006/relationships/hyperlink" Target="https://meeraacademy.com/wp-content/uploads/2016/09/admin3.0.jpg" TargetMode="External"/><Relationship Id="rId20" Type="http://schemas.openxmlformats.org/officeDocument/2006/relationships/hyperlink" Target="https://meeraacademy.com/wp-content/uploads/2016/09/admin5.0.jpg" TargetMode="External"/><Relationship Id="rId29" Type="http://schemas.openxmlformats.org/officeDocument/2006/relationships/image" Target="media/image13.jpeg"/><Relationship Id="rId41" Type="http://schemas.openxmlformats.org/officeDocument/2006/relationships/image" Target="media/image22.jpeg"/><Relationship Id="rId1" Type="http://schemas.openxmlformats.org/officeDocument/2006/relationships/styles" Target="styles.xml"/><Relationship Id="rId6" Type="http://schemas.openxmlformats.org/officeDocument/2006/relationships/hyperlink" Target="https://meeraacademy.com/wp-content/uploads/2016/09/process.jpg" TargetMode="External"/><Relationship Id="rId11" Type="http://schemas.openxmlformats.org/officeDocument/2006/relationships/image" Target="media/image4.jpeg"/><Relationship Id="rId24" Type="http://schemas.openxmlformats.org/officeDocument/2006/relationships/hyperlink" Target="https://meeraacademy.com/wp-content/uploads/2016/09/usr4.0.jpg" TargetMode="External"/><Relationship Id="rId32" Type="http://schemas.openxmlformats.org/officeDocument/2006/relationships/hyperlink" Target="https://meeraacademy.com/wp-content/uploads/2016/09/fooddfd2user.jpg" TargetMode="External"/><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s://meeraacademy.com/wp-content/uploads/2016/09/fooddfd0.jpg" TargetMode="External"/><Relationship Id="rId36" Type="http://schemas.openxmlformats.org/officeDocument/2006/relationships/image" Target="media/image17.jpeg"/><Relationship Id="rId49" Type="http://schemas.openxmlformats.org/officeDocument/2006/relationships/fontTable" Target="fontTable.xml"/><Relationship Id="rId10" Type="http://schemas.openxmlformats.org/officeDocument/2006/relationships/hyperlink" Target="https://meeraacademy.com/wp-content/uploads/2016/09/source.jpg" TargetMode="External"/><Relationship Id="rId19" Type="http://schemas.openxmlformats.org/officeDocument/2006/relationships/image" Target="media/image8.jpeg"/><Relationship Id="rId31" Type="http://schemas.openxmlformats.org/officeDocument/2006/relationships/image" Target="media/image14.jpeg"/><Relationship Id="rId44" Type="http://schemas.openxmlformats.org/officeDocument/2006/relationships/image" Target="media/image25.jpeg"/><Relationship Id="rId4" Type="http://schemas.openxmlformats.org/officeDocument/2006/relationships/hyperlink" Target="https://meeraacademy.com/wp-content/uploads/2016/09/arro.jpg" TargetMode="External"/><Relationship Id="rId9" Type="http://schemas.openxmlformats.org/officeDocument/2006/relationships/image" Target="media/image3.jpeg"/><Relationship Id="rId14" Type="http://schemas.openxmlformats.org/officeDocument/2006/relationships/hyperlink" Target="https://meeraacademy.com/wp-content/uploads/2016/09/adminside-first.jpg" TargetMode="External"/><Relationship Id="rId22" Type="http://schemas.openxmlformats.org/officeDocument/2006/relationships/hyperlink" Target="https://meeraacademy.com/wp-content/uploads/2016/09/user1st.jpg" TargetMode="External"/><Relationship Id="rId27" Type="http://schemas.openxmlformats.org/officeDocument/2006/relationships/image" Target="media/image12.jpeg"/><Relationship Id="rId30" Type="http://schemas.openxmlformats.org/officeDocument/2006/relationships/hyperlink" Target="https://meeraacademy.com/wp-content/uploads/2016/09/fooddfd1user.jpg" TargetMode="External"/><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hyperlink" Target="https://meeraacademy.com/dfd-diagram-for-student-management-system-project/" TargetMode="External"/><Relationship Id="rId8" Type="http://schemas.openxmlformats.org/officeDocument/2006/relationships/hyperlink" Target="https://meeraacademy.com/wp-content/uploads/2016/09/Entity.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27</Pages>
  <Words>893</Words>
  <Characters>5094</Characters>
  <Application>Microsoft Office Word</Application>
  <DocSecurity>0</DocSecurity>
  <Lines>42</Lines>
  <Paragraphs>11</Paragraphs>
  <ScaleCrop>false</ScaleCrop>
  <Company/>
  <LinksUpToDate>false</LinksUpToDate>
  <CharactersWithSpaces>5976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sital</dc:creator>
  <cp:keywords/>
  <dc:description/>
  <cp:lastModifiedBy>sital</cp:lastModifiedBy>
  <cp:revision>29</cp:revision>
  <dcterms:created xsi:type="dcterms:W3CDTF">2022-03-24T03:03:00Z</dcterms:created>
  <dcterms:modified xsi:type="dcterms:W3CDTF">2022-03-24T03:11:00Z</dcterms:modified>
</cp:coreProperties>
</file>